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7BB6" w:rsidRDefault="00177BB6" w:rsidP="00177BB6">
      <w:pPr>
        <w:jc w:val="center"/>
        <w:rPr>
          <w:rFonts w:ascii="微軟正黑體" w:eastAsia="微軟正黑體" w:hAnsi="微軟正黑體"/>
          <w:b/>
          <w:sz w:val="36"/>
          <w:szCs w:val="36"/>
        </w:rPr>
      </w:pPr>
    </w:p>
    <w:p w:rsidR="00177BB6" w:rsidRDefault="00177BB6" w:rsidP="00177BB6">
      <w:pPr>
        <w:jc w:val="center"/>
        <w:rPr>
          <w:rFonts w:ascii="微軟正黑體" w:eastAsia="微軟正黑體" w:hAnsi="微軟正黑體"/>
          <w:b/>
          <w:sz w:val="36"/>
          <w:szCs w:val="36"/>
        </w:rPr>
      </w:pPr>
    </w:p>
    <w:p w:rsidR="00177BB6" w:rsidRDefault="00177BB6" w:rsidP="00177BB6">
      <w:pPr>
        <w:jc w:val="center"/>
        <w:rPr>
          <w:rFonts w:ascii="微軟正黑體" w:eastAsia="微軟正黑體" w:hAnsi="微軟正黑體"/>
          <w:b/>
          <w:sz w:val="36"/>
          <w:szCs w:val="36"/>
        </w:rPr>
      </w:pPr>
    </w:p>
    <w:p w:rsidR="00177BB6" w:rsidRPr="00D8009E" w:rsidRDefault="00177BB6" w:rsidP="00177BB6">
      <w:pPr>
        <w:jc w:val="center"/>
        <w:rPr>
          <w:rFonts w:ascii="微軟正黑體" w:eastAsia="微軟正黑體" w:hAnsi="微軟正黑體"/>
          <w:b/>
          <w:sz w:val="36"/>
          <w:szCs w:val="36"/>
        </w:rPr>
      </w:pPr>
      <w:r w:rsidRPr="00D8009E">
        <w:rPr>
          <w:rFonts w:ascii="微軟正黑體" w:eastAsia="微軟正黑體" w:hAnsi="微軟正黑體"/>
          <w:b/>
          <w:sz w:val="36"/>
          <w:szCs w:val="36"/>
        </w:rPr>
        <w:t>台北捷運環狀線（第一階段）</w:t>
      </w:r>
    </w:p>
    <w:p w:rsidR="00177BB6" w:rsidRDefault="00177BB6" w:rsidP="00177BB6">
      <w:pPr>
        <w:jc w:val="center"/>
        <w:rPr>
          <w:rFonts w:ascii="微軟正黑體" w:eastAsia="微軟正黑體" w:hAnsi="微軟正黑體"/>
          <w:b/>
          <w:sz w:val="36"/>
          <w:szCs w:val="36"/>
        </w:rPr>
      </w:pPr>
      <w:r w:rsidRPr="00D8009E">
        <w:rPr>
          <w:rFonts w:ascii="微軟正黑體" w:eastAsia="微軟正黑體" w:hAnsi="微軟正黑體" w:hint="eastAsia"/>
          <w:b/>
          <w:sz w:val="36"/>
          <w:szCs w:val="36"/>
          <w:lang w:val="en-GB"/>
        </w:rPr>
        <w:t xml:space="preserve">通訊系統 </w:t>
      </w:r>
      <w:proofErr w:type="gramStart"/>
      <w:r w:rsidRPr="00D8009E">
        <w:rPr>
          <w:rFonts w:ascii="微軟正黑體" w:eastAsia="微軟正黑體" w:hAnsi="微軟正黑體"/>
          <w:b/>
          <w:sz w:val="36"/>
          <w:szCs w:val="36"/>
          <w:lang w:val="en-GB"/>
        </w:rPr>
        <w:t>–</w:t>
      </w:r>
      <w:proofErr w:type="gramEnd"/>
      <w:r w:rsidRPr="00D8009E">
        <w:rPr>
          <w:rFonts w:ascii="微軟正黑體" w:eastAsia="微軟正黑體" w:hAnsi="微軟正黑體" w:hint="eastAsia"/>
          <w:b/>
          <w:sz w:val="36"/>
          <w:szCs w:val="36"/>
          <w:lang w:val="en-GB"/>
        </w:rPr>
        <w:t xml:space="preserve"> 通訊多功能操作台 </w:t>
      </w:r>
      <w:proofErr w:type="gramStart"/>
      <w:r w:rsidRPr="00D8009E">
        <w:rPr>
          <w:rFonts w:ascii="微軟正黑體" w:eastAsia="微軟正黑體" w:hAnsi="微軟正黑體"/>
          <w:b/>
          <w:sz w:val="36"/>
          <w:szCs w:val="36"/>
          <w:lang w:val="en-GB"/>
        </w:rPr>
        <w:t>–</w:t>
      </w:r>
      <w:proofErr w:type="gramEnd"/>
      <w:r w:rsidRPr="00D8009E">
        <w:rPr>
          <w:rFonts w:ascii="微軟正黑體" w:eastAsia="微軟正黑體" w:hAnsi="微軟正黑體" w:hint="eastAsia"/>
          <w:b/>
          <w:sz w:val="36"/>
          <w:szCs w:val="36"/>
        </w:rPr>
        <w:t>操作畫面規劃</w:t>
      </w:r>
    </w:p>
    <w:p w:rsidR="00177BB6" w:rsidRPr="00D8009E" w:rsidRDefault="00177BB6" w:rsidP="00177BB6">
      <w:pPr>
        <w:jc w:val="center"/>
        <w:rPr>
          <w:rFonts w:ascii="微軟正黑體" w:eastAsia="微軟正黑體" w:hAnsi="微軟正黑體"/>
          <w:b/>
          <w:sz w:val="36"/>
          <w:szCs w:val="36"/>
          <w:lang w:val="en-GB"/>
        </w:rPr>
      </w:pPr>
      <w:del w:id="0" w:author="IsaacHsu" w:date="2015-07-06T17:23:00Z">
        <w:r w:rsidDel="00540BB6">
          <w:rPr>
            <w:rFonts w:ascii="微軟正黑體" w:eastAsia="微軟正黑體" w:hAnsi="微軟正黑體" w:hint="eastAsia"/>
            <w:b/>
            <w:sz w:val="36"/>
            <w:szCs w:val="36"/>
          </w:rPr>
          <w:delText>201</w:delText>
        </w:r>
        <w:r w:rsidR="003873EC" w:rsidDel="00540BB6">
          <w:rPr>
            <w:rFonts w:ascii="微軟正黑體" w:eastAsia="微軟正黑體" w:hAnsi="微軟正黑體"/>
            <w:b/>
            <w:sz w:val="36"/>
            <w:szCs w:val="36"/>
          </w:rPr>
          <w:delText>4</w:delText>
        </w:r>
      </w:del>
      <w:ins w:id="1" w:author="IsaacHsu" w:date="2015-07-06T17:23:00Z">
        <w:r w:rsidR="00540BB6">
          <w:rPr>
            <w:rFonts w:ascii="微軟正黑體" w:eastAsia="微軟正黑體" w:hAnsi="微軟正黑體" w:hint="eastAsia"/>
            <w:b/>
            <w:sz w:val="36"/>
            <w:szCs w:val="36"/>
          </w:rPr>
          <w:t>201</w:t>
        </w:r>
        <w:r w:rsidR="00540BB6">
          <w:rPr>
            <w:rFonts w:ascii="微軟正黑體" w:eastAsia="微軟正黑體" w:hAnsi="微軟正黑體"/>
            <w:b/>
            <w:sz w:val="36"/>
            <w:szCs w:val="36"/>
          </w:rPr>
          <w:t>5</w:t>
        </w:r>
      </w:ins>
      <w:r w:rsidR="003873EC">
        <w:rPr>
          <w:rFonts w:ascii="微軟正黑體" w:eastAsia="微軟正黑體" w:hAnsi="微軟正黑體"/>
          <w:b/>
          <w:sz w:val="36"/>
          <w:szCs w:val="36"/>
        </w:rPr>
        <w:t>.</w:t>
      </w:r>
      <w:ins w:id="2" w:author="IsaacHsu" w:date="2015-07-06T17:24:00Z">
        <w:r w:rsidR="00540BB6">
          <w:rPr>
            <w:rFonts w:ascii="微軟正黑體" w:eastAsia="微軟正黑體" w:hAnsi="微軟正黑體"/>
            <w:b/>
            <w:sz w:val="36"/>
            <w:szCs w:val="36"/>
          </w:rPr>
          <w:t>07</w:t>
        </w:r>
      </w:ins>
      <w:del w:id="3" w:author="IsaacHsu" w:date="2015-07-06T17:23:00Z">
        <w:r w:rsidR="009672E6" w:rsidDel="00540BB6">
          <w:rPr>
            <w:rFonts w:ascii="微軟正黑體" w:eastAsia="微軟正黑體" w:hAnsi="微軟正黑體" w:hint="eastAsia"/>
            <w:b/>
            <w:sz w:val="36"/>
            <w:szCs w:val="36"/>
          </w:rPr>
          <w:delText>11</w:delText>
        </w:r>
      </w:del>
      <w:r w:rsidR="009672E6">
        <w:rPr>
          <w:rFonts w:ascii="微軟正黑體" w:eastAsia="微軟正黑體" w:hAnsi="微軟正黑體" w:hint="eastAsia"/>
          <w:b/>
          <w:sz w:val="36"/>
          <w:szCs w:val="36"/>
        </w:rPr>
        <w:t>.</w:t>
      </w:r>
      <w:ins w:id="4" w:author="IsaacHsu" w:date="2015-07-06T17:23:00Z">
        <w:r w:rsidR="00540BB6">
          <w:rPr>
            <w:rFonts w:ascii="微軟正黑體" w:eastAsia="微軟正黑體" w:hAnsi="微軟正黑體"/>
            <w:b/>
            <w:sz w:val="36"/>
            <w:szCs w:val="36"/>
          </w:rPr>
          <w:t>03</w:t>
        </w:r>
      </w:ins>
      <w:del w:id="5" w:author="IsaacHsu" w:date="2015-07-06T17:23:00Z">
        <w:r w:rsidR="009672E6" w:rsidDel="00540BB6">
          <w:rPr>
            <w:rFonts w:ascii="微軟正黑體" w:eastAsia="微軟正黑體" w:hAnsi="微軟正黑體" w:hint="eastAsia"/>
            <w:b/>
            <w:sz w:val="36"/>
            <w:szCs w:val="36"/>
          </w:rPr>
          <w:delText>21</w:delText>
        </w:r>
      </w:del>
      <w:r>
        <w:rPr>
          <w:rFonts w:ascii="微軟正黑體" w:eastAsia="微軟正黑體" w:hAnsi="微軟正黑體" w:hint="eastAsia"/>
          <w:b/>
          <w:sz w:val="36"/>
          <w:szCs w:val="36"/>
        </w:rPr>
        <w:t>會議意見清單</w:t>
      </w:r>
    </w:p>
    <w:p w:rsidR="00177BB6" w:rsidRPr="00D8009E" w:rsidRDefault="00177BB6" w:rsidP="00177BB6">
      <w:pPr>
        <w:jc w:val="center"/>
        <w:rPr>
          <w:rFonts w:ascii="微軟正黑體" w:eastAsia="微軟正黑體" w:hAnsi="微軟正黑體"/>
          <w:b/>
          <w:sz w:val="36"/>
          <w:szCs w:val="36"/>
        </w:rPr>
      </w:pPr>
      <w:r w:rsidRPr="00D8009E">
        <w:rPr>
          <w:rFonts w:ascii="微軟正黑體" w:eastAsia="微軟正黑體" w:hAnsi="微軟正黑體"/>
          <w:b/>
          <w:bCs/>
          <w:iCs/>
          <w:sz w:val="36"/>
          <w:szCs w:val="36"/>
          <w:lang w:val="en-GB"/>
        </w:rPr>
        <w:t>TAIPEI CIRCULAR LINE (PHASE 1)</w:t>
      </w:r>
    </w:p>
    <w:p w:rsidR="00177BB6" w:rsidRPr="00D8009E" w:rsidRDefault="00177BB6" w:rsidP="00177BB6">
      <w:pPr>
        <w:jc w:val="center"/>
        <w:rPr>
          <w:rFonts w:ascii="微軟正黑體" w:eastAsia="微軟正黑體" w:hAnsi="微軟正黑體"/>
          <w:b/>
          <w:caps/>
          <w:sz w:val="36"/>
          <w:szCs w:val="36"/>
          <w:lang w:val="en-GB"/>
        </w:rPr>
      </w:pPr>
      <w:r w:rsidRPr="00D8009E">
        <w:rPr>
          <w:rFonts w:ascii="微軟正黑體" w:eastAsia="微軟正黑體" w:hAnsi="微軟正黑體"/>
          <w:b/>
          <w:sz w:val="36"/>
          <w:szCs w:val="36"/>
          <w:lang w:val="en-GB"/>
        </w:rPr>
        <w:t xml:space="preserve">COMMUNICATIONS – </w:t>
      </w:r>
      <w:r w:rsidRPr="00D8009E">
        <w:rPr>
          <w:rFonts w:ascii="微軟正黑體" w:eastAsia="微軟正黑體" w:hAnsi="微軟正黑體"/>
          <w:b/>
          <w:caps/>
          <w:sz w:val="36"/>
          <w:szCs w:val="36"/>
          <w:lang w:val="en-GB"/>
        </w:rPr>
        <w:t>C</w:t>
      </w:r>
      <w:r w:rsidRPr="00D8009E">
        <w:rPr>
          <w:rFonts w:ascii="微軟正黑體" w:eastAsia="微軟正黑體" w:hAnsi="微軟正黑體" w:hint="eastAsia"/>
          <w:b/>
          <w:caps/>
          <w:sz w:val="36"/>
          <w:szCs w:val="36"/>
          <w:lang w:val="en-GB"/>
        </w:rPr>
        <w:t xml:space="preserve">MFT </w:t>
      </w:r>
      <w:r w:rsidRPr="00D8009E">
        <w:rPr>
          <w:rFonts w:ascii="微軟正黑體" w:eastAsia="微軟正黑體" w:hAnsi="微軟正黑體"/>
          <w:b/>
          <w:sz w:val="36"/>
          <w:szCs w:val="36"/>
          <w:lang w:val="en-GB"/>
        </w:rPr>
        <w:t>–</w:t>
      </w:r>
      <w:r w:rsidRPr="00D8009E">
        <w:rPr>
          <w:rFonts w:ascii="微軟正黑體" w:eastAsia="微軟正黑體" w:hAnsi="微軟正黑體" w:hint="eastAsia"/>
          <w:b/>
          <w:sz w:val="36"/>
          <w:szCs w:val="36"/>
        </w:rPr>
        <w:t>GUI Demonstration</w:t>
      </w:r>
    </w:p>
    <w:p w:rsidR="00177BB6" w:rsidRDefault="00177BB6" w:rsidP="00177BB6">
      <w:pPr>
        <w:widowControl/>
        <w:tabs>
          <w:tab w:val="left" w:pos="4253"/>
        </w:tabs>
        <w:rPr>
          <w:rFonts w:ascii="微軟正黑體" w:eastAsia="微軟正黑體" w:hAnsi="微軟正黑體"/>
          <w:b/>
          <w:sz w:val="28"/>
          <w:szCs w:val="28"/>
        </w:rPr>
      </w:pPr>
    </w:p>
    <w:p w:rsidR="00177BB6" w:rsidRDefault="00177BB6" w:rsidP="00177BB6">
      <w:pPr>
        <w:widowControl/>
        <w:tabs>
          <w:tab w:val="left" w:pos="4253"/>
        </w:tabs>
        <w:rPr>
          <w:rFonts w:ascii="微軟正黑體" w:eastAsia="微軟正黑體" w:hAnsi="微軟正黑體"/>
          <w:b/>
          <w:sz w:val="28"/>
          <w:szCs w:val="28"/>
        </w:rPr>
      </w:pPr>
    </w:p>
    <w:p w:rsidR="00297774" w:rsidRDefault="00540BB6" w:rsidP="00297774">
      <w:pPr>
        <w:widowControl/>
        <w:tabs>
          <w:tab w:val="left" w:pos="4253"/>
        </w:tabs>
        <w:jc w:val="center"/>
        <w:rPr>
          <w:rFonts w:ascii="微軟正黑體" w:eastAsia="微軟正黑體" w:hAnsi="微軟正黑體"/>
          <w:b/>
          <w:sz w:val="28"/>
          <w:szCs w:val="28"/>
        </w:rPr>
      </w:pPr>
      <w:ins w:id="6" w:author="IsaacHsu" w:date="2015-07-06T17:24:00Z">
        <w:r>
          <w:rPr>
            <w:rFonts w:ascii="微軟正黑體" w:eastAsia="微軟正黑體" w:hAnsi="微軟正黑體"/>
            <w:b/>
            <w:sz w:val="28"/>
            <w:szCs w:val="28"/>
          </w:rPr>
          <w:t>10</w:t>
        </w:r>
      </w:ins>
      <w:del w:id="7" w:author="IsaacHsu" w:date="2015-07-06T17:24:00Z">
        <w:r w:rsidR="009672E6" w:rsidDel="00540BB6">
          <w:rPr>
            <w:rFonts w:ascii="微軟正黑體" w:eastAsia="微軟正黑體" w:hAnsi="微軟正黑體" w:hint="eastAsia"/>
            <w:b/>
            <w:sz w:val="28"/>
            <w:szCs w:val="28"/>
          </w:rPr>
          <w:delText>9</w:delText>
        </w:r>
      </w:del>
      <w:proofErr w:type="gramStart"/>
      <w:r w:rsidR="00297774">
        <w:rPr>
          <w:rFonts w:ascii="微軟正黑體" w:eastAsia="微軟正黑體" w:hAnsi="微軟正黑體" w:hint="eastAsia"/>
          <w:b/>
          <w:sz w:val="28"/>
          <w:szCs w:val="28"/>
          <w:vertAlign w:val="superscript"/>
        </w:rPr>
        <w:t>th</w:t>
      </w:r>
      <w:proofErr w:type="gramEnd"/>
      <w:r w:rsidR="00297774">
        <w:rPr>
          <w:rFonts w:ascii="微軟正黑體" w:eastAsia="微軟正黑體" w:hAnsi="微軟正黑體" w:hint="eastAsia"/>
          <w:b/>
          <w:sz w:val="28"/>
          <w:szCs w:val="28"/>
        </w:rPr>
        <w:t xml:space="preserve">. VER. </w:t>
      </w:r>
      <w:del w:id="8" w:author="IsaacHsu" w:date="2015-07-06T17:24:00Z">
        <w:r w:rsidR="00297774" w:rsidDel="00540BB6">
          <w:rPr>
            <w:rFonts w:ascii="微軟正黑體" w:eastAsia="微軟正黑體" w:hAnsi="微軟正黑體" w:hint="eastAsia"/>
            <w:b/>
            <w:sz w:val="28"/>
            <w:szCs w:val="28"/>
          </w:rPr>
          <w:delText>201</w:delText>
        </w:r>
      </w:del>
      <w:ins w:id="9" w:author="IsaacHsu" w:date="2015-07-06T17:24:00Z">
        <w:r>
          <w:rPr>
            <w:rFonts w:ascii="微軟正黑體" w:eastAsia="微軟正黑體" w:hAnsi="微軟正黑體"/>
            <w:b/>
            <w:sz w:val="28"/>
            <w:szCs w:val="28"/>
          </w:rPr>
          <w:t>50703</w:t>
        </w:r>
      </w:ins>
      <w:del w:id="10" w:author="IsaacHsu" w:date="2015-07-06T17:24:00Z">
        <w:r w:rsidR="003873EC" w:rsidDel="00540BB6">
          <w:rPr>
            <w:rFonts w:ascii="微軟正黑體" w:eastAsia="微軟正黑體" w:hAnsi="微軟正黑體"/>
            <w:b/>
            <w:sz w:val="28"/>
            <w:szCs w:val="28"/>
          </w:rPr>
          <w:delText>4</w:delText>
        </w:r>
        <w:r w:rsidR="009672E6" w:rsidDel="00540BB6">
          <w:rPr>
            <w:rFonts w:ascii="微軟正黑體" w:eastAsia="微軟正黑體" w:hAnsi="微軟正黑體" w:hint="eastAsia"/>
            <w:b/>
            <w:sz w:val="28"/>
            <w:szCs w:val="28"/>
          </w:rPr>
          <w:delText>11</w:delText>
        </w:r>
        <w:r w:rsidR="003873EC" w:rsidDel="00540BB6">
          <w:rPr>
            <w:rFonts w:ascii="微軟正黑體" w:eastAsia="微軟正黑體" w:hAnsi="微軟正黑體"/>
            <w:b/>
            <w:sz w:val="28"/>
            <w:szCs w:val="28"/>
          </w:rPr>
          <w:delText>2</w:delText>
        </w:r>
        <w:r w:rsidR="009672E6" w:rsidDel="00540BB6">
          <w:rPr>
            <w:rFonts w:ascii="微軟正黑體" w:eastAsia="微軟正黑體" w:hAnsi="微軟正黑體" w:hint="eastAsia"/>
            <w:b/>
            <w:sz w:val="28"/>
            <w:szCs w:val="28"/>
          </w:rPr>
          <w:delText>1</w:delText>
        </w:r>
      </w:del>
    </w:p>
    <w:p w:rsidR="002C79BF" w:rsidRDefault="002C79BF" w:rsidP="002C79BF">
      <w:pPr>
        <w:widowControl/>
        <w:tabs>
          <w:tab w:val="left" w:pos="4253"/>
        </w:tabs>
        <w:jc w:val="center"/>
        <w:rPr>
          <w:rFonts w:ascii="微軟正黑體" w:eastAsia="微軟正黑體" w:hAnsi="微軟正黑體"/>
          <w:b/>
          <w:sz w:val="28"/>
          <w:szCs w:val="28"/>
        </w:rPr>
      </w:pPr>
    </w:p>
    <w:p w:rsidR="00C1258B" w:rsidRDefault="00C1258B">
      <w:pPr>
        <w:widowControl/>
      </w:pPr>
      <w: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2"/>
          <w:lang w:val="zh-TW"/>
        </w:rPr>
        <w:id w:val="182385203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041577" w:rsidRDefault="00041577">
          <w:pPr>
            <w:pStyle w:val="af1"/>
          </w:pPr>
          <w:r>
            <w:rPr>
              <w:lang w:val="zh-TW"/>
            </w:rPr>
            <w:t>目錄</w:t>
          </w:r>
        </w:p>
        <w:p w:rsidR="009672E6" w:rsidRDefault="0091620C">
          <w:pPr>
            <w:pStyle w:val="11"/>
            <w:tabs>
              <w:tab w:val="left" w:pos="480"/>
              <w:tab w:val="right" w:leader="dot" w:pos="9736"/>
            </w:tabs>
            <w:rPr>
              <w:noProof/>
            </w:rPr>
          </w:pPr>
          <w:r>
            <w:fldChar w:fldCharType="begin"/>
          </w:r>
          <w:r w:rsidR="00041577">
            <w:instrText xml:space="preserve"> TOC \o "1-3" \h \z \u </w:instrText>
          </w:r>
          <w:r>
            <w:fldChar w:fldCharType="separate"/>
          </w:r>
          <w:hyperlink w:anchor="_Toc404944526" w:history="1">
            <w:r w:rsidR="009672E6" w:rsidRPr="002E48D1">
              <w:rPr>
                <w:rStyle w:val="af2"/>
                <w:noProof/>
              </w:rPr>
              <w:t>1.</w:t>
            </w:r>
            <w:r w:rsidR="009672E6">
              <w:rPr>
                <w:noProof/>
              </w:rPr>
              <w:tab/>
            </w:r>
            <w:r w:rsidR="009672E6" w:rsidRPr="002E48D1">
              <w:rPr>
                <w:rStyle w:val="af2"/>
                <w:rFonts w:hint="eastAsia"/>
                <w:noProof/>
              </w:rPr>
              <w:t>文件</w:t>
            </w:r>
            <w:r w:rsidR="009672E6" w:rsidRPr="002E48D1">
              <w:rPr>
                <w:rStyle w:val="af2"/>
                <w:noProof/>
              </w:rPr>
              <w:t>CMFT GUI demonstration_v8_20141121</w:t>
            </w:r>
            <w:r w:rsidR="009672E6" w:rsidRPr="002E48D1">
              <w:rPr>
                <w:rStyle w:val="af2"/>
                <w:rFonts w:hint="eastAsia"/>
                <w:noProof/>
              </w:rPr>
              <w:t>意見清單</w:t>
            </w:r>
            <w:r w:rsidR="009672E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672E6">
              <w:rPr>
                <w:noProof/>
                <w:webHidden/>
              </w:rPr>
              <w:instrText xml:space="preserve"> PAGEREF _Toc404944526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72E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1577" w:rsidRDefault="0091620C">
          <w:r>
            <w:fldChar w:fldCharType="end"/>
          </w:r>
        </w:p>
      </w:sdtContent>
    </w:sdt>
    <w:p w:rsidR="00832E17" w:rsidRPr="00832E17" w:rsidRDefault="00832E17">
      <w:pPr>
        <w:widowControl/>
      </w:pPr>
    </w:p>
    <w:p w:rsidR="00832E17" w:rsidRDefault="00832E17">
      <w:pPr>
        <w:widowControl/>
      </w:pPr>
      <w:r>
        <w:br w:type="page"/>
      </w:r>
    </w:p>
    <w:p w:rsidR="00177BB6" w:rsidRDefault="009276FE" w:rsidP="00041577">
      <w:pPr>
        <w:pStyle w:val="af"/>
        <w:widowControl/>
        <w:numPr>
          <w:ilvl w:val="0"/>
          <w:numId w:val="4"/>
        </w:numPr>
        <w:ind w:leftChars="0"/>
        <w:outlineLvl w:val="0"/>
      </w:pPr>
      <w:bookmarkStart w:id="11" w:name="_Toc330480078"/>
      <w:bookmarkStart w:id="12" w:name="_Toc404944526"/>
      <w:r>
        <w:rPr>
          <w:rFonts w:hint="eastAsia"/>
        </w:rPr>
        <w:lastRenderedPageBreak/>
        <w:t>文件</w:t>
      </w:r>
      <w:r w:rsidR="00297774" w:rsidRPr="00297774">
        <w:t>CMFT GUI demonstration_v</w:t>
      </w:r>
      <w:r w:rsidR="00485E55">
        <w:rPr>
          <w:rFonts w:hint="eastAsia"/>
        </w:rPr>
        <w:t>10</w:t>
      </w:r>
      <w:r w:rsidR="00297774" w:rsidRPr="00297774">
        <w:t>_</w:t>
      </w:r>
      <w:r w:rsidR="00B70438" w:rsidRPr="00297774">
        <w:t>201</w:t>
      </w:r>
      <w:r w:rsidR="00485E55">
        <w:rPr>
          <w:rFonts w:hint="eastAsia"/>
        </w:rPr>
        <w:t>50703</w:t>
      </w:r>
      <w:r w:rsidR="00832E17" w:rsidRPr="00832E17">
        <w:rPr>
          <w:rFonts w:hint="eastAsia"/>
        </w:rPr>
        <w:t>意見清單</w:t>
      </w:r>
      <w:bookmarkEnd w:id="11"/>
      <w:bookmarkEnd w:id="12"/>
    </w:p>
    <w:tbl>
      <w:tblPr>
        <w:tblStyle w:val="a7"/>
        <w:tblW w:w="10125" w:type="dxa"/>
        <w:tblLook w:val="04A0" w:firstRow="1" w:lastRow="0" w:firstColumn="1" w:lastColumn="0" w:noHBand="0" w:noVBand="1"/>
      </w:tblPr>
      <w:tblGrid>
        <w:gridCol w:w="817"/>
        <w:gridCol w:w="918"/>
        <w:gridCol w:w="3335"/>
        <w:gridCol w:w="5055"/>
      </w:tblGrid>
      <w:tr w:rsidR="002E1F09" w:rsidRPr="00527DE6" w:rsidTr="00BB6D16">
        <w:trPr>
          <w:tblHeader/>
        </w:trPr>
        <w:tc>
          <w:tcPr>
            <w:tcW w:w="817" w:type="dxa"/>
            <w:vAlign w:val="center"/>
          </w:tcPr>
          <w:p w:rsidR="002E1F09" w:rsidRPr="00527DE6" w:rsidRDefault="002E1F09" w:rsidP="00832E17">
            <w:pPr>
              <w:rPr>
                <w:rFonts w:asciiTheme="minorEastAsia" w:hAnsiTheme="minorEastAsia"/>
              </w:rPr>
            </w:pPr>
            <w:r w:rsidRPr="00527DE6">
              <w:rPr>
                <w:rFonts w:asciiTheme="minorEastAsia" w:hAnsiTheme="minorEastAsia" w:hint="eastAsia"/>
              </w:rPr>
              <w:t>項次</w:t>
            </w:r>
          </w:p>
        </w:tc>
        <w:tc>
          <w:tcPr>
            <w:tcW w:w="918" w:type="dxa"/>
            <w:vAlign w:val="center"/>
          </w:tcPr>
          <w:p w:rsidR="002E1F09" w:rsidRPr="00527DE6" w:rsidRDefault="00BB6D16" w:rsidP="00076C5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N</w:t>
            </w:r>
          </w:p>
        </w:tc>
        <w:tc>
          <w:tcPr>
            <w:tcW w:w="3335" w:type="dxa"/>
            <w:vAlign w:val="center"/>
          </w:tcPr>
          <w:p w:rsidR="002E1F09" w:rsidRPr="00527DE6" w:rsidRDefault="002E1F09" w:rsidP="00076C50">
            <w:pPr>
              <w:jc w:val="center"/>
              <w:rPr>
                <w:rFonts w:asciiTheme="minorEastAsia" w:hAnsiTheme="minorEastAsia"/>
              </w:rPr>
            </w:pPr>
            <w:r w:rsidRPr="00527DE6">
              <w:rPr>
                <w:rFonts w:asciiTheme="minorEastAsia" w:hAnsiTheme="minorEastAsia" w:hint="eastAsia"/>
              </w:rPr>
              <w:t>畫面編號</w:t>
            </w:r>
          </w:p>
        </w:tc>
        <w:tc>
          <w:tcPr>
            <w:tcW w:w="5055" w:type="dxa"/>
            <w:vAlign w:val="center"/>
          </w:tcPr>
          <w:p w:rsidR="002E1F09" w:rsidRPr="00527DE6" w:rsidRDefault="002E1F09" w:rsidP="00076C50">
            <w:pPr>
              <w:jc w:val="center"/>
              <w:rPr>
                <w:rFonts w:asciiTheme="minorEastAsia" w:hAnsiTheme="minorEastAsia"/>
              </w:rPr>
            </w:pPr>
            <w:r w:rsidRPr="00527DE6">
              <w:rPr>
                <w:rFonts w:asciiTheme="minorEastAsia" w:hAnsiTheme="minorEastAsia" w:hint="eastAsia"/>
              </w:rPr>
              <w:t>意見</w:t>
            </w:r>
          </w:p>
        </w:tc>
      </w:tr>
      <w:tr w:rsidR="00485E55" w:rsidRPr="00527DE6" w:rsidTr="00BB6D16">
        <w:tc>
          <w:tcPr>
            <w:tcW w:w="817" w:type="dxa"/>
          </w:tcPr>
          <w:p w:rsidR="00485E55" w:rsidRPr="00E26D4F" w:rsidRDefault="00485E55" w:rsidP="008853BC">
            <w:pPr>
              <w:pStyle w:val="af"/>
              <w:numPr>
                <w:ilvl w:val="0"/>
                <w:numId w:val="1"/>
              </w:numPr>
              <w:ind w:leftChars="0"/>
              <w:rPr>
                <w:rFonts w:asciiTheme="minorEastAsia" w:hAnsiTheme="minorEastAsia"/>
              </w:rPr>
            </w:pPr>
          </w:p>
        </w:tc>
        <w:tc>
          <w:tcPr>
            <w:tcW w:w="918" w:type="dxa"/>
          </w:tcPr>
          <w:p w:rsidR="00485E55" w:rsidRDefault="00485E55" w:rsidP="008853BC">
            <w:pPr>
              <w:rPr>
                <w:rFonts w:asciiTheme="minorEastAsia" w:hAnsiTheme="minorEastAsia"/>
              </w:rPr>
            </w:pPr>
          </w:p>
        </w:tc>
        <w:tc>
          <w:tcPr>
            <w:tcW w:w="3335" w:type="dxa"/>
          </w:tcPr>
          <w:p w:rsidR="00485E55" w:rsidRPr="001278DD" w:rsidRDefault="00485E55" w:rsidP="009A0554">
            <w:r w:rsidRPr="001278DD">
              <w:rPr>
                <w:rFonts w:hint="eastAsia"/>
              </w:rPr>
              <w:t>一般</w:t>
            </w:r>
          </w:p>
        </w:tc>
        <w:tc>
          <w:tcPr>
            <w:tcW w:w="5055" w:type="dxa"/>
          </w:tcPr>
          <w:p w:rsidR="00485E55" w:rsidRPr="001278DD" w:rsidRDefault="00540BB6" w:rsidP="009A0554">
            <w:ins w:id="13" w:author="IsaacHsu" w:date="2015-07-06T17:24:00Z">
              <w:r>
                <w:rPr>
                  <w:rFonts w:hint="eastAsia"/>
                </w:rPr>
                <w:t>廣播系統</w:t>
              </w:r>
            </w:ins>
            <w:proofErr w:type="gramStart"/>
            <w:r w:rsidR="00485E55" w:rsidRPr="006715EE">
              <w:rPr>
                <w:rFonts w:hint="eastAsia"/>
              </w:rPr>
              <w:t>三</w:t>
            </w:r>
            <w:proofErr w:type="gramEnd"/>
            <w:r w:rsidR="00485E55" w:rsidRPr="006715EE">
              <w:rPr>
                <w:rFonts w:hint="eastAsia"/>
              </w:rPr>
              <w:t>時段音量調整方式</w:t>
            </w:r>
            <w:r w:rsidR="00485E55" w:rsidRPr="00E73DD1">
              <w:rPr>
                <w:rFonts w:asciiTheme="minorEastAsia" w:hAnsiTheme="minorEastAsia" w:hint="eastAsia"/>
              </w:rPr>
              <w:t>，</w:t>
            </w:r>
            <w:r w:rsidR="00485E55" w:rsidRPr="006715EE">
              <w:rPr>
                <w:rFonts w:hint="eastAsia"/>
              </w:rPr>
              <w:t>請再確認其功能方式是否能在</w:t>
            </w:r>
            <w:r w:rsidR="00485E55" w:rsidRPr="006715EE">
              <w:rPr>
                <w:rFonts w:hint="eastAsia"/>
              </w:rPr>
              <w:t>CMFT</w:t>
            </w:r>
            <w:r w:rsidR="00485E55" w:rsidRPr="006715EE">
              <w:rPr>
                <w:rFonts w:hint="eastAsia"/>
              </w:rPr>
              <w:t>主控台下達操控</w:t>
            </w:r>
            <w:r w:rsidR="00485E55" w:rsidRPr="006715EE">
              <w:rPr>
                <w:rFonts w:hint="eastAsia"/>
              </w:rPr>
              <w:t>?</w:t>
            </w:r>
            <w:r w:rsidR="00485E55" w:rsidRPr="006715EE">
              <w:rPr>
                <w:rFonts w:hint="eastAsia"/>
              </w:rPr>
              <w:t>運作方式</w:t>
            </w:r>
            <w:r w:rsidR="00485E55" w:rsidRPr="006715EE">
              <w:rPr>
                <w:rFonts w:hint="eastAsia"/>
              </w:rPr>
              <w:t>?</w:t>
            </w:r>
            <w:r w:rsidR="00485E55" w:rsidRPr="006715EE">
              <w:rPr>
                <w:rFonts w:hint="eastAsia"/>
              </w:rPr>
              <w:t>或只能下達</w:t>
            </w:r>
            <w:r w:rsidR="00485E55">
              <w:rPr>
                <w:rFonts w:hint="eastAsia"/>
              </w:rPr>
              <w:t>時程模式</w:t>
            </w:r>
            <w:r w:rsidR="00485E55" w:rsidRPr="006715EE">
              <w:rPr>
                <w:rFonts w:hint="eastAsia"/>
              </w:rPr>
              <w:t>的命令</w:t>
            </w:r>
            <w:r w:rsidR="00485E55">
              <w:rPr>
                <w:rFonts w:hint="eastAsia"/>
              </w:rPr>
              <w:t>再</w:t>
            </w:r>
            <w:r w:rsidR="00485E55" w:rsidRPr="006715EE">
              <w:rPr>
                <w:rFonts w:hint="eastAsia"/>
              </w:rPr>
              <w:t>交由各站再自行調整</w:t>
            </w:r>
            <w:r w:rsidR="00485E55">
              <w:rPr>
                <w:rFonts w:hint="eastAsia"/>
              </w:rPr>
              <w:t>個模式的音量</w:t>
            </w:r>
            <w:r w:rsidR="00485E55" w:rsidRPr="006715EE">
              <w:rPr>
                <w:rFonts w:hint="eastAsia"/>
              </w:rPr>
              <w:t>?</w:t>
            </w:r>
          </w:p>
        </w:tc>
      </w:tr>
      <w:tr w:rsidR="00485E55" w:rsidRPr="00174E62" w:rsidTr="00BB6D16">
        <w:tc>
          <w:tcPr>
            <w:tcW w:w="817" w:type="dxa"/>
          </w:tcPr>
          <w:p w:rsidR="00485E55" w:rsidRPr="00E26D4F" w:rsidRDefault="00485E55" w:rsidP="008853BC">
            <w:pPr>
              <w:pStyle w:val="af"/>
              <w:numPr>
                <w:ilvl w:val="0"/>
                <w:numId w:val="1"/>
              </w:numPr>
              <w:ind w:leftChars="0"/>
              <w:rPr>
                <w:rFonts w:asciiTheme="minorEastAsia" w:hAnsiTheme="minorEastAsia"/>
              </w:rPr>
            </w:pPr>
          </w:p>
        </w:tc>
        <w:tc>
          <w:tcPr>
            <w:tcW w:w="918" w:type="dxa"/>
          </w:tcPr>
          <w:p w:rsidR="00485E55" w:rsidRDefault="00485E55" w:rsidP="008853BC">
            <w:pPr>
              <w:rPr>
                <w:rFonts w:asciiTheme="minorEastAsia" w:hAnsiTheme="minorEastAsia"/>
              </w:rPr>
            </w:pPr>
          </w:p>
        </w:tc>
        <w:tc>
          <w:tcPr>
            <w:tcW w:w="3335" w:type="dxa"/>
          </w:tcPr>
          <w:p w:rsidR="00485E55" w:rsidRPr="001278DD" w:rsidRDefault="00485E55" w:rsidP="009A0554">
            <w:r>
              <w:rPr>
                <w:rFonts w:hint="eastAsia"/>
              </w:rPr>
              <w:t>其他</w:t>
            </w:r>
          </w:p>
        </w:tc>
        <w:tc>
          <w:tcPr>
            <w:tcW w:w="5055" w:type="dxa"/>
          </w:tcPr>
          <w:p w:rsidR="00A36506" w:rsidRDefault="00A36506" w:rsidP="009A0554">
            <w:pPr>
              <w:rPr>
                <w:ins w:id="14" w:author="IsaacHsu" w:date="2015-07-06T17:45:00Z"/>
              </w:rPr>
            </w:pPr>
            <w:ins w:id="15" w:author="IsaacHsu" w:date="2015-07-06T17:45:00Z">
              <w:r>
                <w:t>[SCADA]</w:t>
              </w:r>
            </w:ins>
          </w:p>
          <w:p w:rsidR="00485E55" w:rsidRDefault="00485E55" w:rsidP="009A0554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告警紀錄存取方式確認</w:t>
            </w:r>
            <w:r w:rsidRPr="001278DD">
              <w:rPr>
                <w:rFonts w:hint="eastAsia"/>
              </w:rPr>
              <w:t>，</w:t>
            </w:r>
            <w:r>
              <w:rPr>
                <w:rFonts w:hint="eastAsia"/>
              </w:rPr>
              <w:t>轉成</w:t>
            </w:r>
            <w:r>
              <w:rPr>
                <w:rFonts w:hint="eastAsia"/>
              </w:rPr>
              <w:t>csv</w:t>
            </w:r>
            <w:r>
              <w:rPr>
                <w:rFonts w:hint="eastAsia"/>
              </w:rPr>
              <w:t>檔後如放在共用資料夾請和</w:t>
            </w:r>
            <w:ins w:id="16" w:author="IsaacHsu" w:date="2015-07-06T17:24:00Z">
              <w:r w:rsidR="00540BB6">
                <w:rPr>
                  <w:rFonts w:hint="eastAsia"/>
                </w:rPr>
                <w:t>SCADA</w:t>
              </w:r>
            </w:ins>
            <w:del w:id="17" w:author="IsaacHsu" w:date="2015-07-06T17:24:00Z">
              <w:r w:rsidDel="00540BB6">
                <w:rPr>
                  <w:rFonts w:hint="eastAsia"/>
                </w:rPr>
                <w:delText>Scadak</w:delText>
              </w:r>
            </w:del>
            <w:r>
              <w:rPr>
                <w:rFonts w:hint="eastAsia"/>
              </w:rPr>
              <w:t>確認讀取方式是否可行</w:t>
            </w:r>
            <w:r w:rsidRPr="00E73DD1">
              <w:rPr>
                <w:rFonts w:asciiTheme="minorEastAsia" w:hAnsiTheme="minorEastAsia" w:hint="eastAsia"/>
              </w:rPr>
              <w:t>。</w:t>
            </w:r>
            <w:r>
              <w:br/>
            </w: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請</w:t>
            </w:r>
            <w:ins w:id="18" w:author="IsaacHsu" w:date="2015-07-06T17:26:00Z">
              <w:r w:rsidR="00540BB6">
                <w:rPr>
                  <w:rFonts w:hint="eastAsia"/>
                </w:rPr>
                <w:t>提醒</w:t>
              </w:r>
              <w:r w:rsidR="00540BB6">
                <w:rPr>
                  <w:rFonts w:hint="eastAsia"/>
                </w:rPr>
                <w:t>SCADA</w:t>
              </w:r>
              <w:r w:rsidR="00540BB6">
                <w:rPr>
                  <w:rFonts w:hint="eastAsia"/>
                </w:rPr>
                <w:t>系統</w:t>
              </w:r>
            </w:ins>
            <w:r>
              <w:rPr>
                <w:rFonts w:hint="eastAsia"/>
              </w:rPr>
              <w:t>確認</w:t>
            </w:r>
            <w:ins w:id="19" w:author="IsaacHsu" w:date="2015-07-06T17:25:00Z">
              <w:r w:rsidR="00540BB6">
                <w:rPr>
                  <w:rFonts w:hint="eastAsia"/>
                </w:rPr>
                <w:t>SCADA</w:t>
              </w:r>
            </w:ins>
            <w:del w:id="20" w:author="IsaacHsu" w:date="2015-07-06T17:25:00Z">
              <w:r w:rsidDel="00540BB6">
                <w:rPr>
                  <w:rFonts w:hint="eastAsia"/>
                </w:rPr>
                <w:delText>Scadak</w:delText>
              </w:r>
            </w:del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Alarm Server</w:t>
            </w:r>
            <w:r>
              <w:rPr>
                <w:rFonts w:hint="eastAsia"/>
              </w:rPr>
              <w:t>之間的通訊方式</w:t>
            </w:r>
            <w:r w:rsidRPr="00485E55">
              <w:rPr>
                <w:rFonts w:asciiTheme="minorEastAsia" w:hAnsiTheme="minorEastAsia" w:hint="eastAsia"/>
              </w:rPr>
              <w:t>，</w:t>
            </w:r>
            <w:r>
              <w:rPr>
                <w:rFonts w:asciiTheme="minorEastAsia" w:hAnsiTheme="minorEastAsia" w:hint="eastAsia"/>
              </w:rPr>
              <w:t>資料量的維護和大小</w:t>
            </w:r>
            <w:r w:rsidRPr="00485E55">
              <w:rPr>
                <w:rFonts w:asciiTheme="minorEastAsia" w:hAnsiTheme="minorEastAsia" w:hint="eastAsia"/>
              </w:rPr>
              <w:t>，</w:t>
            </w:r>
            <w:r>
              <w:rPr>
                <w:rFonts w:asciiTheme="minorEastAsia" w:hAnsiTheme="minorEastAsia" w:hint="eastAsia"/>
              </w:rPr>
              <w:t>確認</w:t>
            </w:r>
            <w:ins w:id="21" w:author="IsaacHsu" w:date="2015-07-06T17:26:00Z">
              <w:r w:rsidR="00540BB6">
                <w:rPr>
                  <w:rFonts w:asciiTheme="minorEastAsia" w:hAnsiTheme="minorEastAsia" w:hint="eastAsia"/>
                </w:rPr>
                <w:t>SCADA</w:t>
              </w:r>
            </w:ins>
            <w:del w:id="22" w:author="IsaacHsu" w:date="2015-07-06T17:26:00Z">
              <w:r w:rsidDel="00540BB6">
                <w:rPr>
                  <w:rFonts w:asciiTheme="minorEastAsia" w:hAnsiTheme="minorEastAsia" w:hint="eastAsia"/>
                </w:rPr>
                <w:delText>Scadak</w:delText>
              </w:r>
            </w:del>
            <w:r>
              <w:rPr>
                <w:rFonts w:asciiTheme="minorEastAsia" w:hAnsiTheme="minorEastAsia" w:hint="eastAsia"/>
              </w:rPr>
              <w:t>的硬體空間有考量這部分的用量</w:t>
            </w:r>
            <w:r w:rsidRPr="00485E55">
              <w:rPr>
                <w:rFonts w:asciiTheme="minorEastAsia" w:hAnsiTheme="minorEastAsia" w:hint="eastAsia"/>
              </w:rPr>
              <w:t>。</w:t>
            </w:r>
          </w:p>
          <w:p w:rsidR="00485E55" w:rsidRPr="009A3AAC" w:rsidRDefault="00485E55" w:rsidP="009A0554"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告警</w:t>
            </w:r>
            <w:ins w:id="23" w:author="IsaacHsu" w:date="2015-07-06T17:26:00Z">
              <w:r w:rsidR="00540BB6">
                <w:rPr>
                  <w:rFonts w:hint="eastAsia"/>
                </w:rPr>
                <w:t>記</w:t>
              </w:r>
            </w:ins>
            <w:del w:id="24" w:author="IsaacHsu" w:date="2015-07-06T17:26:00Z">
              <w:r w:rsidDel="00540BB6">
                <w:rPr>
                  <w:rFonts w:hint="eastAsia"/>
                </w:rPr>
                <w:delText>紀</w:delText>
              </w:r>
            </w:del>
            <w:r>
              <w:rPr>
                <w:rFonts w:hint="eastAsia"/>
              </w:rPr>
              <w:t>錄的存取方式要做成文件或操作手冊</w:t>
            </w:r>
            <w:r w:rsidRPr="00E73DD1">
              <w:rPr>
                <w:rFonts w:asciiTheme="minorEastAsia" w:hAnsiTheme="minorEastAsia" w:hint="eastAsia"/>
              </w:rPr>
              <w:t>。</w:t>
            </w:r>
          </w:p>
        </w:tc>
      </w:tr>
      <w:tr w:rsidR="00485E55" w:rsidRPr="00A53D85" w:rsidTr="00BB6D16">
        <w:tc>
          <w:tcPr>
            <w:tcW w:w="817" w:type="dxa"/>
          </w:tcPr>
          <w:p w:rsidR="00485E55" w:rsidRPr="00E26D4F" w:rsidRDefault="00485E55" w:rsidP="008108E2">
            <w:pPr>
              <w:pStyle w:val="af"/>
              <w:numPr>
                <w:ilvl w:val="0"/>
                <w:numId w:val="1"/>
              </w:numPr>
              <w:ind w:leftChars="0"/>
              <w:rPr>
                <w:rFonts w:asciiTheme="minorEastAsia" w:hAnsiTheme="minorEastAsia"/>
              </w:rPr>
            </w:pPr>
          </w:p>
        </w:tc>
        <w:tc>
          <w:tcPr>
            <w:tcW w:w="918" w:type="dxa"/>
          </w:tcPr>
          <w:p w:rsidR="00485E55" w:rsidRDefault="00485E55" w:rsidP="008108E2">
            <w:pPr>
              <w:rPr>
                <w:rFonts w:asciiTheme="minorEastAsia" w:hAnsiTheme="minorEastAsia"/>
              </w:rPr>
            </w:pPr>
          </w:p>
        </w:tc>
        <w:tc>
          <w:tcPr>
            <w:tcW w:w="3335" w:type="dxa"/>
          </w:tcPr>
          <w:p w:rsidR="00485E55" w:rsidRPr="001278DD" w:rsidRDefault="00A36506" w:rsidP="009A0554">
            <w:ins w:id="25" w:author="IsaacHsu" w:date="2015-07-06T17:46:00Z">
              <w:r>
                <w:rPr>
                  <w:rFonts w:hint="eastAsia"/>
                </w:rPr>
                <w:t>其他</w:t>
              </w:r>
            </w:ins>
            <w:del w:id="26" w:author="IsaacHsu" w:date="2015-07-06T17:46:00Z">
              <w:r w:rsidR="00485E55" w:rsidDel="00A36506">
                <w:rPr>
                  <w:rFonts w:hint="eastAsia"/>
                </w:rPr>
                <w:delText xml:space="preserve">M1110 </w:delText>
              </w:r>
              <w:r w:rsidR="00485E55" w:rsidDel="00A36506">
                <w:rPr>
                  <w:rFonts w:hint="eastAsia"/>
                </w:rPr>
                <w:delText>列車廣播</w:delText>
              </w:r>
              <w:r w:rsidR="00485E55" w:rsidDel="00A36506">
                <w:rPr>
                  <w:rFonts w:hint="eastAsia"/>
                </w:rPr>
                <w:delText>-</w:delText>
              </w:r>
              <w:r w:rsidR="00485E55" w:rsidDel="00A36506">
                <w:rPr>
                  <w:rFonts w:hint="eastAsia"/>
                </w:rPr>
                <w:delText>位置選擇</w:delText>
              </w:r>
            </w:del>
          </w:p>
        </w:tc>
        <w:tc>
          <w:tcPr>
            <w:tcW w:w="5055" w:type="dxa"/>
          </w:tcPr>
          <w:p w:rsidR="00485E55" w:rsidRDefault="00485E55" w:rsidP="009A0554">
            <w:pPr>
              <w:rPr>
                <w:rFonts w:asciiTheme="minorEastAsia" w:hAnsiTheme="minorEastAsia"/>
              </w:rPr>
            </w:pPr>
            <w:r>
              <w:rPr>
                <w:rFonts w:hint="eastAsia"/>
              </w:rPr>
              <w:t>1.</w:t>
            </w:r>
            <w:ins w:id="27" w:author="IsaacHsu" w:date="2015-07-06T17:26:00Z">
              <w:r w:rsidR="00540BB6">
                <w:t>CMFT</w:t>
              </w:r>
              <w:r w:rsidR="00540BB6">
                <w:rPr>
                  <w:rFonts w:hint="eastAsia"/>
                </w:rPr>
                <w:t xml:space="preserve"> </w:t>
              </w:r>
              <w:r w:rsidR="00540BB6">
                <w:t>Demo</w:t>
              </w:r>
            </w:ins>
            <w:ins w:id="28" w:author="IsaacHsu" w:date="2015-07-06T17:27:00Z">
              <w:r w:rsidR="00540BB6">
                <w:t>,</w:t>
              </w:r>
              <w:r w:rsidR="00540BB6">
                <w:rPr>
                  <w:rFonts w:hint="eastAsia"/>
                </w:rPr>
                <w:t xml:space="preserve"> </w:t>
              </w:r>
              <w:r w:rsidR="00540BB6">
                <w:rPr>
                  <w:rFonts w:hint="eastAsia"/>
                </w:rPr>
                <w:t>請增加顯示</w:t>
              </w:r>
            </w:ins>
            <w:r>
              <w:rPr>
                <w:rFonts w:hint="eastAsia"/>
              </w:rPr>
              <w:t>列車狀態</w:t>
            </w:r>
            <w:del w:id="29" w:author="IsaacHsu" w:date="2015-07-06T17:27:00Z">
              <w:r w:rsidRPr="001278DD" w:rsidDel="00540BB6">
                <w:rPr>
                  <w:rFonts w:hint="eastAsia"/>
                </w:rPr>
                <w:delText>，</w:delText>
              </w:r>
              <w:r w:rsidDel="00540BB6">
                <w:rPr>
                  <w:rFonts w:hint="eastAsia"/>
                </w:rPr>
                <w:delText>新增</w:delText>
              </w:r>
            </w:del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維修</w:t>
            </w:r>
            <w:r>
              <w:rPr>
                <w:rFonts w:hint="eastAsia"/>
              </w:rPr>
              <w:t>]</w:t>
            </w:r>
            <w:r w:rsidRPr="009A3AAC">
              <w:rPr>
                <w:rFonts w:asciiTheme="minorEastAsia" w:hAnsiTheme="minorEastAsia" w:hint="eastAsia"/>
              </w:rPr>
              <w:t>、</w:t>
            </w:r>
            <w:r>
              <w:rPr>
                <w:rFonts w:asciiTheme="minorEastAsia" w:hAnsiTheme="minorEastAsia" w:hint="eastAsia"/>
              </w:rPr>
              <w:t>[休眠]</w:t>
            </w:r>
            <w:r w:rsidRPr="00E73DD1">
              <w:rPr>
                <w:rFonts w:asciiTheme="minorEastAsia" w:hAnsiTheme="minorEastAsia" w:hint="eastAsia"/>
              </w:rPr>
              <w:t>。</w:t>
            </w:r>
          </w:p>
          <w:p w:rsidR="00485E55" w:rsidRDefault="00485E55" w:rsidP="009A0554">
            <w:r>
              <w:rPr>
                <w:rFonts w:asciiTheme="minorEastAsia" w:hAnsiTheme="minorEastAsia" w:hint="eastAsia"/>
              </w:rPr>
              <w:t>2.確認"休眠"狀態的定義</w:t>
            </w:r>
            <w:r w:rsidRPr="00E73DD1">
              <w:rPr>
                <w:rFonts w:asciiTheme="minorEastAsia" w:hAnsiTheme="minorEastAsia" w:hint="eastAsia"/>
              </w:rPr>
              <w:t>，</w:t>
            </w:r>
            <w:r>
              <w:rPr>
                <w:rFonts w:asciiTheme="minorEastAsia" w:hAnsiTheme="minorEastAsia" w:hint="eastAsia"/>
              </w:rPr>
              <w:t>及是否有相關訊號可以進行判斷</w:t>
            </w:r>
            <w:r w:rsidRPr="00E73DD1">
              <w:rPr>
                <w:rFonts w:asciiTheme="minorEastAsia" w:hAnsiTheme="minorEastAsia" w:hint="eastAsia"/>
              </w:rPr>
              <w:t>。</w:t>
            </w:r>
          </w:p>
          <w:p w:rsidR="00485E55" w:rsidRDefault="00485E55" w:rsidP="009A0554">
            <w:r>
              <w:rPr>
                <w:rFonts w:hint="eastAsia"/>
              </w:rPr>
              <w:t>3."</w:t>
            </w:r>
            <w:r>
              <w:rPr>
                <w:rFonts w:hint="eastAsia"/>
              </w:rPr>
              <w:t>休眠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狀態其按鈕不能點選</w:t>
            </w:r>
            <w:r>
              <w:rPr>
                <w:rFonts w:hint="eastAsia"/>
              </w:rPr>
              <w:t>(Disable+[</w:t>
            </w:r>
            <w:r>
              <w:rPr>
                <w:rFonts w:hint="eastAsia"/>
              </w:rPr>
              <w:t>休眠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>狀態顯示</w:t>
            </w:r>
            <w:r>
              <w:rPr>
                <w:rFonts w:hint="eastAsia"/>
              </w:rPr>
              <w:t>)</w:t>
            </w:r>
            <w:r w:rsidRPr="00E73DD1">
              <w:rPr>
                <w:rFonts w:asciiTheme="minorEastAsia" w:hAnsiTheme="minorEastAsia" w:hint="eastAsia"/>
              </w:rPr>
              <w:t>。</w:t>
            </w:r>
          </w:p>
          <w:p w:rsidR="00485E55" w:rsidRDefault="00485E55" w:rsidP="009A0554">
            <w:pPr>
              <w:rPr>
                <w:rFonts w:asciiTheme="minorEastAsia" w:hAnsiTheme="minorEastAsia"/>
              </w:rPr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請確認測試軌上</w:t>
            </w:r>
            <w:r>
              <w:rPr>
                <w:rFonts w:hint="eastAsia"/>
              </w:rPr>
              <w:t>(</w:t>
            </w:r>
            <w:proofErr w:type="gramStart"/>
            <w:r>
              <w:rPr>
                <w:rFonts w:hint="eastAsia"/>
              </w:rPr>
              <w:t>含機廠</w:t>
            </w:r>
            <w:proofErr w:type="gramEnd"/>
            <w:r>
              <w:rPr>
                <w:rFonts w:hint="eastAsia"/>
              </w:rPr>
              <w:t>區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的列車</w:t>
            </w:r>
            <w:r w:rsidRPr="001278DD">
              <w:rPr>
                <w:rFonts w:hint="eastAsia"/>
              </w:rPr>
              <w:t>，</w:t>
            </w:r>
            <w:ins w:id="30" w:author="IsaacHsu" w:date="2015-07-06T17:27:00Z">
              <w:r w:rsidR="00540BB6">
                <w:rPr>
                  <w:rFonts w:hint="eastAsia"/>
                </w:rPr>
                <w:t>是否</w:t>
              </w:r>
            </w:ins>
            <w:r>
              <w:rPr>
                <w:rFonts w:hint="eastAsia"/>
              </w:rPr>
              <w:t>可以從相關訊息確認</w:t>
            </w:r>
            <w:r>
              <w:rPr>
                <w:rFonts w:hint="eastAsia"/>
              </w:rPr>
              <w:t>?(</w:t>
            </w:r>
            <w:r>
              <w:rPr>
                <w:rFonts w:hint="eastAsia"/>
              </w:rPr>
              <w:t>例如</w:t>
            </w:r>
            <w:r>
              <w:rPr>
                <w:rFonts w:hint="eastAsia"/>
              </w:rPr>
              <w:t>IP)</w:t>
            </w:r>
            <w:del w:id="31" w:author="IsaacHsu" w:date="2015-07-06T17:28:00Z">
              <w:r w:rsidRPr="002A4137" w:rsidDel="00540BB6">
                <w:rPr>
                  <w:rFonts w:asciiTheme="minorEastAsia" w:hAnsiTheme="minorEastAsia" w:hint="eastAsia"/>
                </w:rPr>
                <w:delText>，</w:delText>
              </w:r>
            </w:del>
            <w:ins w:id="32" w:author="IsaacHsu" w:date="2015-07-06T17:28:00Z">
              <w:r w:rsidR="00540BB6" w:rsidDel="00540BB6">
                <w:rPr>
                  <w:rFonts w:asciiTheme="minorEastAsia" w:hAnsiTheme="minorEastAsia" w:hint="eastAsia"/>
                </w:rPr>
                <w:t xml:space="preserve"> </w:t>
              </w:r>
            </w:ins>
            <w:del w:id="33" w:author="IsaacHsu" w:date="2015-07-06T17:28:00Z">
              <w:r w:rsidDel="00540BB6">
                <w:rPr>
                  <w:rFonts w:asciiTheme="minorEastAsia" w:hAnsiTheme="minorEastAsia" w:hint="eastAsia"/>
                </w:rPr>
                <w:delText>其列車狀態為休眠</w:delText>
              </w:r>
            </w:del>
          </w:p>
          <w:p w:rsidR="00485E55" w:rsidRPr="009A3AAC" w:rsidRDefault="00485E55" w:rsidP="00540BB6">
            <w:r>
              <w:rPr>
                <w:rFonts w:asciiTheme="minorEastAsia" w:hAnsiTheme="minorEastAsia" w:hint="eastAsia"/>
              </w:rPr>
              <w:t>5.列車廣播-&gt;來源群組:</w:t>
            </w:r>
            <w:ins w:id="34" w:author="IsaacHsu" w:date="2015-07-06T17:28:00Z">
              <w:r w:rsidR="00540BB6">
                <w:rPr>
                  <w:rFonts w:asciiTheme="minorEastAsia" w:hAnsiTheme="minorEastAsia" w:hint="eastAsia"/>
                </w:rPr>
                <w:t>系統預設應包含</w:t>
              </w:r>
              <w:r w:rsidR="00540BB6" w:rsidDel="00540BB6">
                <w:rPr>
                  <w:rFonts w:asciiTheme="minorEastAsia" w:hAnsiTheme="minorEastAsia" w:hint="eastAsia"/>
                </w:rPr>
                <w:t xml:space="preserve"> </w:t>
              </w:r>
            </w:ins>
            <w:del w:id="35" w:author="IsaacHsu" w:date="2015-07-06T17:28:00Z">
              <w:r w:rsidDel="00540BB6">
                <w:rPr>
                  <w:rFonts w:asciiTheme="minorEastAsia" w:hAnsiTheme="minorEastAsia" w:hint="eastAsia"/>
                </w:rPr>
                <w:delText>Demo階段預設值新增</w:delText>
              </w:r>
            </w:del>
            <w:r>
              <w:rPr>
                <w:rFonts w:asciiTheme="minorEastAsia" w:hAnsiTheme="minorEastAsia" w:hint="eastAsia"/>
              </w:rPr>
              <w:t>[</w:t>
            </w:r>
            <w:proofErr w:type="gramStart"/>
            <w:r>
              <w:rPr>
                <w:rFonts w:asciiTheme="minorEastAsia" w:hAnsiTheme="minorEastAsia" w:hint="eastAsia"/>
              </w:rPr>
              <w:t>正線群組</w:t>
            </w:r>
            <w:proofErr w:type="gramEnd"/>
            <w:r>
              <w:rPr>
                <w:rFonts w:asciiTheme="minorEastAsia" w:hAnsiTheme="minorEastAsia" w:hint="eastAsia"/>
              </w:rPr>
              <w:t>]</w:t>
            </w:r>
          </w:p>
        </w:tc>
      </w:tr>
      <w:tr w:rsidR="00485E55" w:rsidRPr="00BB6D16" w:rsidTr="00BB6D16">
        <w:tc>
          <w:tcPr>
            <w:tcW w:w="817" w:type="dxa"/>
          </w:tcPr>
          <w:p w:rsidR="00485E55" w:rsidRPr="00E26D4F" w:rsidRDefault="00485E55" w:rsidP="00F57F4B">
            <w:pPr>
              <w:pStyle w:val="af"/>
              <w:numPr>
                <w:ilvl w:val="0"/>
                <w:numId w:val="1"/>
              </w:numPr>
              <w:ind w:leftChars="0"/>
              <w:rPr>
                <w:rFonts w:asciiTheme="minorEastAsia" w:hAnsiTheme="minorEastAsia"/>
              </w:rPr>
            </w:pPr>
          </w:p>
        </w:tc>
        <w:tc>
          <w:tcPr>
            <w:tcW w:w="918" w:type="dxa"/>
          </w:tcPr>
          <w:p w:rsidR="00485E55" w:rsidRDefault="00485E55" w:rsidP="00F57F4B">
            <w:pPr>
              <w:rPr>
                <w:rFonts w:asciiTheme="minorEastAsia" w:hAnsiTheme="minorEastAsia"/>
              </w:rPr>
            </w:pPr>
          </w:p>
        </w:tc>
        <w:tc>
          <w:tcPr>
            <w:tcW w:w="3335" w:type="dxa"/>
          </w:tcPr>
          <w:p w:rsidR="00485E55" w:rsidRPr="001278DD" w:rsidRDefault="00485E55" w:rsidP="009A0554">
            <w:r>
              <w:rPr>
                <w:rFonts w:hint="eastAsia"/>
              </w:rPr>
              <w:t>一般</w:t>
            </w:r>
          </w:p>
        </w:tc>
        <w:tc>
          <w:tcPr>
            <w:tcW w:w="5055" w:type="dxa"/>
          </w:tcPr>
          <w:p w:rsidR="00485E55" w:rsidRPr="001278DD" w:rsidRDefault="00A36506" w:rsidP="00540BB6">
            <w:ins w:id="36" w:author="IsaacHsu" w:date="2015-07-06T17:46:00Z">
              <w:r>
                <w:rPr>
                  <w:rFonts w:hint="eastAsia"/>
                </w:rPr>
                <w:t>[</w:t>
              </w:r>
              <w:r>
                <w:t>Ansaldo</w:t>
              </w:r>
              <w:r>
                <w:rPr>
                  <w:rFonts w:hint="eastAsia"/>
                </w:rPr>
                <w:t>]</w:t>
              </w:r>
            </w:ins>
            <w:r w:rsidR="00485E55">
              <w:rPr>
                <w:rFonts w:hint="eastAsia"/>
              </w:rPr>
              <w:t>列車上車載的記憶體儲存的語音訊息</w:t>
            </w:r>
            <w:r w:rsidR="00485E55">
              <w:rPr>
                <w:rFonts w:hint="eastAsia"/>
              </w:rPr>
              <w:t>(EX:ATS</w:t>
            </w:r>
            <w:r w:rsidR="00485E55">
              <w:rPr>
                <w:rFonts w:hint="eastAsia"/>
              </w:rPr>
              <w:t>到站廣播等</w:t>
            </w:r>
            <w:r w:rsidR="00485E55">
              <w:rPr>
                <w:rFonts w:hint="eastAsia"/>
              </w:rPr>
              <w:t>)</w:t>
            </w:r>
            <w:r w:rsidR="00485E55" w:rsidRPr="001278DD">
              <w:rPr>
                <w:rFonts w:hint="eastAsia"/>
              </w:rPr>
              <w:t>，</w:t>
            </w:r>
            <w:r w:rsidR="00485E55">
              <w:rPr>
                <w:rFonts w:hint="eastAsia"/>
              </w:rPr>
              <w:t>請討論是否可以從行控中心</w:t>
            </w:r>
            <w:ins w:id="37" w:author="IsaacHsu" w:date="2015-07-06T17:29:00Z">
              <w:r w:rsidR="00540BB6">
                <w:rPr>
                  <w:rFonts w:hint="eastAsia"/>
                </w:rPr>
                <w:t>透過</w:t>
              </w:r>
              <w:r w:rsidR="00540BB6">
                <w:rPr>
                  <w:rFonts w:hint="eastAsia"/>
                </w:rPr>
                <w:t>TETRA</w:t>
              </w:r>
            </w:ins>
            <w:r w:rsidR="00485E55">
              <w:rPr>
                <w:rFonts w:hint="eastAsia"/>
              </w:rPr>
              <w:t>更新</w:t>
            </w:r>
            <w:del w:id="38" w:author="IsaacHsu" w:date="2015-07-06T17:29:00Z">
              <w:r w:rsidR="00485E55" w:rsidDel="00540BB6">
                <w:rPr>
                  <w:rFonts w:hint="eastAsia"/>
                </w:rPr>
                <w:delText>by Tetra</w:delText>
              </w:r>
            </w:del>
            <w:r w:rsidR="00485E55">
              <w:rPr>
                <w:rFonts w:hint="eastAsia"/>
              </w:rPr>
              <w:t>的可行性</w:t>
            </w:r>
            <w:r w:rsidR="00485E55" w:rsidRPr="00E73DD1">
              <w:rPr>
                <w:rFonts w:asciiTheme="minorEastAsia" w:hAnsiTheme="minorEastAsia" w:hint="eastAsia"/>
              </w:rPr>
              <w:t>。</w:t>
            </w:r>
          </w:p>
        </w:tc>
      </w:tr>
      <w:tr w:rsidR="00485E55" w:rsidRPr="00A53D85" w:rsidTr="00BB6D16">
        <w:tc>
          <w:tcPr>
            <w:tcW w:w="817" w:type="dxa"/>
          </w:tcPr>
          <w:p w:rsidR="00485E55" w:rsidRPr="00E26D4F" w:rsidRDefault="00485E55" w:rsidP="00F57F4B">
            <w:pPr>
              <w:pStyle w:val="af"/>
              <w:numPr>
                <w:ilvl w:val="0"/>
                <w:numId w:val="1"/>
              </w:numPr>
              <w:ind w:leftChars="0"/>
              <w:rPr>
                <w:rFonts w:asciiTheme="minorEastAsia" w:hAnsiTheme="minorEastAsia"/>
              </w:rPr>
            </w:pPr>
          </w:p>
        </w:tc>
        <w:tc>
          <w:tcPr>
            <w:tcW w:w="918" w:type="dxa"/>
          </w:tcPr>
          <w:p w:rsidR="00485E55" w:rsidRDefault="00485E55" w:rsidP="00F57F4B">
            <w:pPr>
              <w:rPr>
                <w:rFonts w:asciiTheme="minorEastAsia" w:hAnsiTheme="minorEastAsia"/>
              </w:rPr>
            </w:pPr>
          </w:p>
        </w:tc>
        <w:tc>
          <w:tcPr>
            <w:tcW w:w="3335" w:type="dxa"/>
          </w:tcPr>
          <w:p w:rsidR="00485E55" w:rsidRDefault="00485E55" w:rsidP="009A0554">
            <w:r>
              <w:rPr>
                <w:rFonts w:hint="eastAsia"/>
              </w:rPr>
              <w:t xml:space="preserve">M3110 </w:t>
            </w:r>
            <w:r>
              <w:rPr>
                <w:rFonts w:hint="eastAsia"/>
              </w:rPr>
              <w:t>攝影機選擇</w:t>
            </w:r>
            <w:r>
              <w:rPr>
                <w:rFonts w:hint="eastAsia"/>
              </w:rPr>
              <w:t>-&gt;E-Map</w:t>
            </w:r>
          </w:p>
        </w:tc>
        <w:tc>
          <w:tcPr>
            <w:tcW w:w="5055" w:type="dxa"/>
          </w:tcPr>
          <w:p w:rsidR="00266C39" w:rsidRPr="00266C39" w:rsidRDefault="00485E55" w:rsidP="00266C39">
            <w:pPr>
              <w:rPr>
                <w:rFonts w:asciiTheme="minorEastAsia" w:hAnsiTheme="minorEastAsia" w:hint="eastAsia"/>
              </w:rPr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確認</w:t>
            </w:r>
            <w:r>
              <w:rPr>
                <w:rFonts w:hint="eastAsia"/>
              </w:rPr>
              <w:t>E-</w:t>
            </w:r>
            <w:r>
              <w:softHyphen/>
            </w:r>
            <w:r>
              <w:rPr>
                <w:rFonts w:hint="eastAsia"/>
              </w:rPr>
              <w:t>Map</w:t>
            </w:r>
            <w:r>
              <w:rPr>
                <w:rFonts w:hint="eastAsia"/>
              </w:rPr>
              <w:t>功能</w:t>
            </w:r>
            <w:r w:rsidRPr="00E73DD1">
              <w:rPr>
                <w:rFonts w:asciiTheme="minorEastAsia" w:hAnsiTheme="minorEastAsia" w:hint="eastAsia"/>
              </w:rPr>
              <w:t>，</w:t>
            </w:r>
            <w:r>
              <w:rPr>
                <w:rFonts w:asciiTheme="minorEastAsia" w:hAnsiTheme="minorEastAsia" w:hint="eastAsia"/>
              </w:rPr>
              <w:t>在Demo階段</w:t>
            </w:r>
            <w:ins w:id="39" w:author="IsaacHsu" w:date="2015-07-06T17:35:00Z">
              <w:r w:rsidR="00266C39">
                <w:rPr>
                  <w:rFonts w:asciiTheme="minorEastAsia" w:hAnsiTheme="minorEastAsia" w:hint="eastAsia"/>
                </w:rPr>
                <w:t>載入</w:t>
              </w:r>
            </w:ins>
            <w:ins w:id="40" w:author="IsaacHsu" w:date="2015-07-06T17:36:00Z">
              <w:r w:rsidR="00266C39">
                <w:rPr>
                  <w:rFonts w:asciiTheme="minorEastAsia" w:hAnsiTheme="minorEastAsia" w:hint="eastAsia"/>
                </w:rPr>
                <w:t>一個</w:t>
              </w:r>
            </w:ins>
            <w:del w:id="41" w:author="IsaacHsu" w:date="2015-07-06T17:35:00Z">
              <w:r w:rsidDel="00266C39">
                <w:rPr>
                  <w:rFonts w:asciiTheme="minorEastAsia" w:hAnsiTheme="minorEastAsia" w:hint="eastAsia"/>
                </w:rPr>
                <w:delText>先把</w:delText>
              </w:r>
            </w:del>
            <w:ins w:id="42" w:author="IsaacHsu" w:date="2015-07-06T17:31:00Z">
              <w:r w:rsidR="00540BB6">
                <w:rPr>
                  <w:rFonts w:asciiTheme="minorEastAsia" w:hAnsiTheme="minorEastAsia"/>
                </w:rPr>
                <w:t>PAO</w:t>
              </w:r>
            </w:ins>
            <w:ins w:id="43" w:author="IsaacHsu" w:date="2015-07-06T17:32:00Z">
              <w:r w:rsidR="00540BB6">
                <w:rPr>
                  <w:rFonts w:asciiTheme="minorEastAsia" w:hAnsiTheme="minorEastAsia" w:hint="eastAsia"/>
                </w:rPr>
                <w:t>設定的電子地圖</w:t>
              </w:r>
            </w:ins>
            <w:del w:id="44" w:author="IsaacHsu" w:date="2015-07-06T17:31:00Z">
              <w:r w:rsidDel="00540BB6">
                <w:rPr>
                  <w:rFonts w:asciiTheme="minorEastAsia" w:hAnsiTheme="minorEastAsia" w:hint="eastAsia"/>
                </w:rPr>
                <w:delText>DC</w:delText>
              </w:r>
            </w:del>
            <w:del w:id="45" w:author="IsaacHsu" w:date="2015-07-06T17:32:00Z">
              <w:r w:rsidDel="00540BB6">
                <w:rPr>
                  <w:rFonts w:asciiTheme="minorEastAsia" w:hAnsiTheme="minorEastAsia" w:hint="eastAsia"/>
                </w:rPr>
                <w:delText>設計</w:delText>
              </w:r>
            </w:del>
            <w:del w:id="46" w:author="IsaacHsu" w:date="2015-07-06T17:35:00Z">
              <w:r w:rsidDel="00266C39">
                <w:rPr>
                  <w:rFonts w:asciiTheme="minorEastAsia" w:hAnsiTheme="minorEastAsia" w:hint="eastAsia"/>
                </w:rPr>
                <w:delText>載入</w:delText>
              </w:r>
            </w:del>
            <w:ins w:id="47" w:author="IsaacHsu" w:date="2015-07-06T17:35:00Z">
              <w:r w:rsidR="00266C39">
                <w:rPr>
                  <w:rFonts w:ascii="Arial" w:hAnsi="Arial" w:cs="Arial" w:hint="eastAsia"/>
                  <w:color w:val="262626"/>
                  <w:sz w:val="20"/>
                  <w:szCs w:val="20"/>
                </w:rPr>
                <w:t>。</w:t>
              </w:r>
              <w:r w:rsidR="00266C39" w:rsidRPr="00266C39">
                <w:rPr>
                  <w:rFonts w:asciiTheme="minorEastAsia" w:hAnsiTheme="minorEastAsia" w:hint="eastAsia"/>
                </w:rPr>
                <w:t xml:space="preserve"> </w:t>
              </w:r>
            </w:ins>
          </w:p>
        </w:tc>
      </w:tr>
      <w:tr w:rsidR="00485E55" w:rsidRPr="00A53D85" w:rsidTr="00BB6D16">
        <w:tc>
          <w:tcPr>
            <w:tcW w:w="817" w:type="dxa"/>
          </w:tcPr>
          <w:p w:rsidR="00485E55" w:rsidRPr="00E26D4F" w:rsidRDefault="00485E55" w:rsidP="00F57F4B">
            <w:pPr>
              <w:pStyle w:val="af"/>
              <w:numPr>
                <w:ilvl w:val="0"/>
                <w:numId w:val="1"/>
              </w:numPr>
              <w:ind w:leftChars="0"/>
              <w:rPr>
                <w:rFonts w:asciiTheme="minorEastAsia" w:hAnsiTheme="minorEastAsia"/>
              </w:rPr>
            </w:pPr>
          </w:p>
        </w:tc>
        <w:tc>
          <w:tcPr>
            <w:tcW w:w="918" w:type="dxa"/>
          </w:tcPr>
          <w:p w:rsidR="00485E55" w:rsidRDefault="00485E55" w:rsidP="00F57F4B">
            <w:pPr>
              <w:rPr>
                <w:rFonts w:asciiTheme="minorEastAsia" w:hAnsiTheme="minorEastAsia"/>
              </w:rPr>
            </w:pPr>
          </w:p>
        </w:tc>
        <w:tc>
          <w:tcPr>
            <w:tcW w:w="3335" w:type="dxa"/>
          </w:tcPr>
          <w:p w:rsidR="00485E55" w:rsidRDefault="00A36506" w:rsidP="009A0554">
            <w:ins w:id="48" w:author="IsaacHsu" w:date="2015-07-06T17:46:00Z">
              <w:r>
                <w:rPr>
                  <w:rFonts w:hint="eastAsia"/>
                </w:rPr>
                <w:t>其他</w:t>
              </w:r>
            </w:ins>
            <w:del w:id="49" w:author="IsaacHsu" w:date="2015-07-06T17:30:00Z">
              <w:r w:rsidR="00485E55" w:rsidDel="00540BB6">
                <w:rPr>
                  <w:rFonts w:hint="eastAsia"/>
                </w:rPr>
                <w:delText>M3210 PTZ</w:delText>
              </w:r>
              <w:r w:rsidR="00485E55" w:rsidDel="00540BB6">
                <w:rPr>
                  <w:rFonts w:hint="eastAsia"/>
                </w:rPr>
                <w:delText>選擇</w:delText>
              </w:r>
            </w:del>
          </w:p>
        </w:tc>
        <w:tc>
          <w:tcPr>
            <w:tcW w:w="5055" w:type="dxa"/>
          </w:tcPr>
          <w:p w:rsidR="00485E55" w:rsidRDefault="00A36506" w:rsidP="00540BB6">
            <w:ins w:id="50" w:author="IsaacHsu" w:date="2015-07-06T17:46:00Z">
              <w:r>
                <w:rPr>
                  <w:rFonts w:hint="eastAsia"/>
                </w:rPr>
                <w:t>[</w:t>
              </w:r>
              <w:r>
                <w:t>CCTV</w:t>
              </w:r>
              <w:r>
                <w:rPr>
                  <w:rFonts w:hint="eastAsia"/>
                </w:rPr>
                <w:t>]</w:t>
              </w:r>
            </w:ins>
            <w:r w:rsidR="00485E55">
              <w:rPr>
                <w:rFonts w:hint="eastAsia"/>
              </w:rPr>
              <w:t>請</w:t>
            </w:r>
            <w:ins w:id="51" w:author="IsaacHsu" w:date="2015-07-06T17:30:00Z">
              <w:r w:rsidR="00540BB6">
                <w:rPr>
                  <w:rFonts w:hint="eastAsia"/>
                </w:rPr>
                <w:t>CCTV</w:t>
              </w:r>
            </w:ins>
            <w:r w:rsidR="00485E55">
              <w:rPr>
                <w:rFonts w:hint="eastAsia"/>
              </w:rPr>
              <w:t>廠商提供</w:t>
            </w:r>
            <w:r w:rsidR="00485E55">
              <w:rPr>
                <w:rFonts w:hint="eastAsia"/>
              </w:rPr>
              <w:t>PTZ</w:t>
            </w:r>
            <w:r w:rsidR="00485E55">
              <w:rPr>
                <w:rFonts w:hint="eastAsia"/>
              </w:rPr>
              <w:t>的攝影檔</w:t>
            </w:r>
            <w:r w:rsidR="00485E55">
              <w:rPr>
                <w:rFonts w:hint="eastAsia"/>
              </w:rPr>
              <w:t>Demo</w:t>
            </w:r>
            <w:del w:id="52" w:author="IsaacHsu" w:date="2015-07-06T17:30:00Z">
              <w:r w:rsidR="00485E55" w:rsidDel="00540BB6">
                <w:rPr>
                  <w:rFonts w:hint="eastAsia"/>
                </w:rPr>
                <w:delText>時可以呈現以確定功能</w:delText>
              </w:r>
            </w:del>
            <w:r w:rsidR="00485E55" w:rsidRPr="00E73DD1">
              <w:rPr>
                <w:rFonts w:asciiTheme="minorEastAsia" w:hAnsiTheme="minorEastAsia" w:hint="eastAsia"/>
              </w:rPr>
              <w:t>。</w:t>
            </w:r>
          </w:p>
        </w:tc>
      </w:tr>
      <w:tr w:rsidR="00485E55" w:rsidRPr="00A53D85" w:rsidTr="00BB6D16">
        <w:tc>
          <w:tcPr>
            <w:tcW w:w="817" w:type="dxa"/>
          </w:tcPr>
          <w:p w:rsidR="00485E55" w:rsidRPr="00E26D4F" w:rsidRDefault="00485E55" w:rsidP="00F57F4B">
            <w:pPr>
              <w:pStyle w:val="af"/>
              <w:numPr>
                <w:ilvl w:val="0"/>
                <w:numId w:val="1"/>
              </w:numPr>
              <w:ind w:leftChars="0"/>
              <w:rPr>
                <w:rFonts w:asciiTheme="minorEastAsia" w:hAnsiTheme="minorEastAsia"/>
              </w:rPr>
            </w:pPr>
          </w:p>
        </w:tc>
        <w:tc>
          <w:tcPr>
            <w:tcW w:w="918" w:type="dxa"/>
          </w:tcPr>
          <w:p w:rsidR="00485E55" w:rsidRDefault="00485E55" w:rsidP="00F57F4B">
            <w:pPr>
              <w:rPr>
                <w:rFonts w:asciiTheme="minorEastAsia" w:hAnsiTheme="minorEastAsia"/>
              </w:rPr>
            </w:pPr>
          </w:p>
        </w:tc>
        <w:tc>
          <w:tcPr>
            <w:tcW w:w="3335" w:type="dxa"/>
          </w:tcPr>
          <w:p w:rsidR="00485E55" w:rsidRPr="001278DD" w:rsidRDefault="00A36506" w:rsidP="009A0554">
            <w:ins w:id="53" w:author="IsaacHsu" w:date="2015-07-06T17:46:00Z">
              <w:r>
                <w:rPr>
                  <w:rFonts w:hint="eastAsia"/>
                </w:rPr>
                <w:t>其他</w:t>
              </w:r>
            </w:ins>
            <w:del w:id="54" w:author="IsaacHsu" w:date="2015-07-06T17:46:00Z">
              <w:r w:rsidR="00485E55" w:rsidDel="00A36506">
                <w:rPr>
                  <w:rFonts w:hint="eastAsia"/>
                </w:rPr>
                <w:delText xml:space="preserve">M3330 </w:delText>
              </w:r>
              <w:r w:rsidR="00485E55" w:rsidDel="00A36506">
                <w:rPr>
                  <w:rFonts w:hint="eastAsia"/>
                </w:rPr>
                <w:delText>電視牆輪播設定</w:delText>
              </w:r>
            </w:del>
          </w:p>
        </w:tc>
        <w:tc>
          <w:tcPr>
            <w:tcW w:w="5055" w:type="dxa"/>
          </w:tcPr>
          <w:p w:rsidR="00485E55" w:rsidRDefault="00A36506" w:rsidP="009A0554">
            <w:ins w:id="55" w:author="IsaacHsu" w:date="2015-07-06T17:46:00Z">
              <w:r>
                <w:t>[Ansaldo]</w:t>
              </w:r>
            </w:ins>
            <w:r w:rsidR="00485E55" w:rsidRPr="00E73DD1">
              <w:rPr>
                <w:rFonts w:hint="eastAsia"/>
              </w:rPr>
              <w:t>1.</w:t>
            </w:r>
            <w:r w:rsidR="00485E55" w:rsidRPr="00E73DD1">
              <w:rPr>
                <w:rFonts w:hint="eastAsia"/>
              </w:rPr>
              <w:t>確認一個</w:t>
            </w:r>
            <w:ins w:id="56" w:author="IsaacHsu" w:date="2015-07-06T17:35:00Z">
              <w:r w:rsidR="00266C39">
                <w:rPr>
                  <w:rFonts w:hint="eastAsia"/>
                </w:rPr>
                <w:t>PI</w:t>
              </w:r>
            </w:ins>
            <w:del w:id="57" w:author="IsaacHsu" w:date="2015-07-06T17:35:00Z">
              <w:r w:rsidR="00485E55" w:rsidRPr="00E73DD1" w:rsidDel="00266C39">
                <w:rPr>
                  <w:rFonts w:hint="eastAsia"/>
                </w:rPr>
                <w:delText>PU</w:delText>
              </w:r>
            </w:del>
            <w:r w:rsidR="00485E55" w:rsidRPr="00E73DD1">
              <w:rPr>
                <w:rFonts w:hint="eastAsia"/>
              </w:rPr>
              <w:t>一個事件</w:t>
            </w:r>
            <w:proofErr w:type="gramStart"/>
            <w:r w:rsidR="00485E55" w:rsidRPr="00E73DD1">
              <w:rPr>
                <w:rFonts w:hint="eastAsia"/>
              </w:rPr>
              <w:t>輪播其頻</w:t>
            </w:r>
            <w:proofErr w:type="gramEnd"/>
            <w:r w:rsidR="00485E55" w:rsidRPr="00E73DD1">
              <w:rPr>
                <w:rFonts w:hint="eastAsia"/>
              </w:rPr>
              <w:t>寬是否可行</w:t>
            </w:r>
          </w:p>
          <w:p w:rsidR="00485E55" w:rsidRPr="001278DD" w:rsidRDefault="00485E55" w:rsidP="009A0554">
            <w:r w:rsidRPr="00E73DD1">
              <w:rPr>
                <w:rFonts w:hint="eastAsia"/>
              </w:rPr>
              <w:t>2.</w:t>
            </w:r>
            <w:r>
              <w:rPr>
                <w:rFonts w:hint="eastAsia"/>
              </w:rPr>
              <w:t>請</w:t>
            </w:r>
            <w:ins w:id="58" w:author="IsaacHsu" w:date="2015-07-06T17:30:00Z">
              <w:r w:rsidR="00540BB6">
                <w:rPr>
                  <w:rFonts w:hint="eastAsia"/>
                </w:rPr>
                <w:t>Ansaldo</w:t>
              </w:r>
            </w:ins>
            <w:r>
              <w:rPr>
                <w:rFonts w:hint="eastAsia"/>
              </w:rPr>
              <w:t>評估未來若要</w:t>
            </w:r>
            <w:r w:rsidRPr="00E73DD1">
              <w:rPr>
                <w:rFonts w:hint="eastAsia"/>
              </w:rPr>
              <w:t>擴充頻寬</w:t>
            </w:r>
            <w:r w:rsidRPr="00E73DD1">
              <w:rPr>
                <w:rFonts w:asciiTheme="minorEastAsia" w:hAnsiTheme="minorEastAsia" w:hint="eastAsia"/>
              </w:rPr>
              <w:t>，</w:t>
            </w:r>
            <w:r w:rsidRPr="00E73DD1">
              <w:rPr>
                <w:rFonts w:hint="eastAsia"/>
              </w:rPr>
              <w:t>達到</w:t>
            </w:r>
            <w:ins w:id="59" w:author="IsaacHsu" w:date="2015-07-06T17:32:00Z">
              <w:r w:rsidR="00540BB6">
                <w:rPr>
                  <w:rFonts w:hint="eastAsia"/>
                </w:rPr>
                <w:t>同時</w:t>
              </w:r>
            </w:ins>
            <w:r w:rsidRPr="00E73DD1">
              <w:rPr>
                <w:rFonts w:hint="eastAsia"/>
              </w:rPr>
              <w:t>兩列車</w:t>
            </w:r>
            <w:r w:rsidRPr="00E73DD1">
              <w:rPr>
                <w:rFonts w:hint="eastAsia"/>
              </w:rPr>
              <w:t>(</w:t>
            </w:r>
            <w:r w:rsidRPr="00E73DD1">
              <w:rPr>
                <w:rFonts w:hint="eastAsia"/>
              </w:rPr>
              <w:t>上行</w:t>
            </w:r>
            <w:r w:rsidRPr="00E73DD1">
              <w:rPr>
                <w:rFonts w:hint="eastAsia"/>
              </w:rPr>
              <w:t>+</w:t>
            </w:r>
            <w:r w:rsidRPr="00E73DD1">
              <w:rPr>
                <w:rFonts w:hint="eastAsia"/>
              </w:rPr>
              <w:t>下行</w:t>
            </w:r>
            <w:r w:rsidRPr="00E73DD1">
              <w:rPr>
                <w:rFonts w:hint="eastAsia"/>
              </w:rPr>
              <w:t>)</w:t>
            </w:r>
            <w:r w:rsidRPr="00E73DD1">
              <w:rPr>
                <w:rFonts w:hint="eastAsia"/>
              </w:rPr>
              <w:t>的</w:t>
            </w:r>
            <w:proofErr w:type="gramStart"/>
            <w:r w:rsidRPr="00E73DD1">
              <w:rPr>
                <w:rFonts w:hint="eastAsia"/>
              </w:rPr>
              <w:t>輪播連動</w:t>
            </w:r>
            <w:proofErr w:type="gramEnd"/>
            <w:r w:rsidRPr="00E73DD1">
              <w:rPr>
                <w:rFonts w:hint="eastAsia"/>
              </w:rPr>
              <w:t>是否可行</w:t>
            </w:r>
            <w:r w:rsidRPr="00E73DD1">
              <w:rPr>
                <w:rFonts w:asciiTheme="minorEastAsia" w:hAnsiTheme="minorEastAsia" w:hint="eastAsia"/>
              </w:rPr>
              <w:t>。</w:t>
            </w:r>
          </w:p>
        </w:tc>
      </w:tr>
      <w:tr w:rsidR="00485E55" w:rsidRPr="00A53D85" w:rsidTr="00BB6D16">
        <w:tc>
          <w:tcPr>
            <w:tcW w:w="817" w:type="dxa"/>
          </w:tcPr>
          <w:p w:rsidR="00485E55" w:rsidRPr="00E26D4F" w:rsidRDefault="00485E55" w:rsidP="00F57F4B">
            <w:pPr>
              <w:pStyle w:val="af"/>
              <w:numPr>
                <w:ilvl w:val="0"/>
                <w:numId w:val="1"/>
              </w:numPr>
              <w:ind w:leftChars="0"/>
              <w:rPr>
                <w:rFonts w:asciiTheme="minorEastAsia" w:hAnsiTheme="minorEastAsia"/>
              </w:rPr>
            </w:pPr>
          </w:p>
        </w:tc>
        <w:tc>
          <w:tcPr>
            <w:tcW w:w="918" w:type="dxa"/>
          </w:tcPr>
          <w:p w:rsidR="00485E55" w:rsidRDefault="00485E55" w:rsidP="00F57F4B">
            <w:pPr>
              <w:rPr>
                <w:rFonts w:asciiTheme="minorEastAsia" w:hAnsiTheme="minorEastAsia"/>
              </w:rPr>
            </w:pPr>
          </w:p>
        </w:tc>
        <w:tc>
          <w:tcPr>
            <w:tcW w:w="3335" w:type="dxa"/>
          </w:tcPr>
          <w:p w:rsidR="00485E55" w:rsidRPr="001278DD" w:rsidRDefault="00485E55" w:rsidP="009A0554">
            <w:r>
              <w:rPr>
                <w:rFonts w:hint="eastAsia"/>
              </w:rPr>
              <w:t>M7310</w:t>
            </w:r>
            <w:r>
              <w:rPr>
                <w:rFonts w:hint="eastAsia"/>
              </w:rPr>
              <w:t>告警設定</w:t>
            </w:r>
            <w:r>
              <w:rPr>
                <w:rFonts w:hint="eastAsia"/>
              </w:rPr>
              <w:t>-</w:t>
            </w:r>
            <w:r w:rsidRPr="00DD6BB1">
              <w:rPr>
                <w:rFonts w:hint="eastAsia"/>
              </w:rPr>
              <w:t>告警等級定義</w:t>
            </w:r>
          </w:p>
        </w:tc>
        <w:tc>
          <w:tcPr>
            <w:tcW w:w="5055" w:type="dxa"/>
          </w:tcPr>
          <w:p w:rsidR="00485E55" w:rsidRPr="00DD6BB1" w:rsidRDefault="00A36506" w:rsidP="009A0554">
            <w:ins w:id="60" w:author="IsaacHsu" w:date="2015-07-06T17:46:00Z">
              <w:r>
                <w:rPr>
                  <w:rFonts w:hint="eastAsia"/>
                </w:rPr>
                <w:t>[</w:t>
              </w:r>
              <w:r>
                <w:t>SCADA</w:t>
              </w:r>
              <w:r>
                <w:rPr>
                  <w:rFonts w:hint="eastAsia"/>
                </w:rPr>
                <w:t>]</w:t>
              </w:r>
            </w:ins>
            <w:r w:rsidR="00485E55" w:rsidRPr="00DD6BB1">
              <w:rPr>
                <w:rFonts w:hint="eastAsia"/>
              </w:rPr>
              <w:t>告警等級定義</w:t>
            </w:r>
            <w:r w:rsidR="00485E55">
              <w:rPr>
                <w:rFonts w:hint="eastAsia"/>
              </w:rPr>
              <w:t>中</w:t>
            </w:r>
            <w:r w:rsidR="00485E55" w:rsidRPr="00DD6BB1">
              <w:rPr>
                <w:rFonts w:asciiTheme="minorEastAsia" w:hAnsiTheme="minorEastAsia" w:hint="eastAsia"/>
              </w:rPr>
              <w:t>，</w:t>
            </w:r>
            <w:r w:rsidR="00485E55">
              <w:rPr>
                <w:rFonts w:asciiTheme="minorEastAsia" w:hAnsiTheme="minorEastAsia" w:hint="eastAsia"/>
              </w:rPr>
              <w:t>確認[需求]</w:t>
            </w:r>
            <w:r w:rsidR="00485E55" w:rsidRPr="00DD6BB1">
              <w:rPr>
                <w:rFonts w:asciiTheme="minorEastAsia" w:hAnsiTheme="minorEastAsia" w:hint="eastAsia"/>
              </w:rPr>
              <w:t>、</w:t>
            </w:r>
            <w:r w:rsidR="00485E55">
              <w:rPr>
                <w:rFonts w:asciiTheme="minorEastAsia" w:hAnsiTheme="minorEastAsia" w:hint="eastAsia"/>
              </w:rPr>
              <w:t>[閃爍]</w:t>
            </w:r>
            <w:r w:rsidR="00485E55" w:rsidRPr="00DD6BB1">
              <w:rPr>
                <w:rFonts w:asciiTheme="minorEastAsia" w:hAnsiTheme="minorEastAsia" w:hint="eastAsia"/>
              </w:rPr>
              <w:t>、</w:t>
            </w:r>
            <w:r w:rsidR="00485E55">
              <w:rPr>
                <w:rFonts w:asciiTheme="minorEastAsia" w:hAnsiTheme="minorEastAsia" w:hint="eastAsia"/>
              </w:rPr>
              <w:t>[傳送至</w:t>
            </w:r>
            <w:ins w:id="61" w:author="IsaacHsu" w:date="2015-07-06T17:33:00Z">
              <w:r w:rsidR="00540BB6">
                <w:rPr>
                  <w:rFonts w:asciiTheme="minorEastAsia" w:hAnsiTheme="minorEastAsia" w:hint="eastAsia"/>
                </w:rPr>
                <w:t>SCADA</w:t>
              </w:r>
            </w:ins>
            <w:del w:id="62" w:author="IsaacHsu" w:date="2015-07-06T17:32:00Z">
              <w:r w:rsidR="00485E55" w:rsidDel="00540BB6">
                <w:rPr>
                  <w:rFonts w:asciiTheme="minorEastAsia" w:hAnsiTheme="minorEastAsia" w:hint="eastAsia"/>
                </w:rPr>
                <w:delText>Scadak</w:delText>
              </w:r>
            </w:del>
            <w:r w:rsidR="00485E55">
              <w:rPr>
                <w:rFonts w:asciiTheme="minorEastAsia" w:hAnsiTheme="minorEastAsia" w:hint="eastAsia"/>
              </w:rPr>
              <w:t>]的預設值為全部開啟</w:t>
            </w:r>
            <w:r w:rsidR="00485E55" w:rsidRPr="00DD6BB1">
              <w:rPr>
                <w:rFonts w:asciiTheme="minorEastAsia" w:hAnsiTheme="minorEastAsia" w:hint="eastAsia"/>
              </w:rPr>
              <w:t>。</w:t>
            </w:r>
            <w:ins w:id="63" w:author="IsaacHsu" w:date="2015-07-06T17:47:00Z">
              <w:r>
                <w:rPr>
                  <w:rFonts w:asciiTheme="minorEastAsia" w:hAnsiTheme="minorEastAsia" w:hint="eastAsia"/>
                </w:rPr>
                <w:t>(</w:t>
              </w:r>
              <w:r>
                <w:rPr>
                  <w:rFonts w:asciiTheme="minorEastAsia" w:hAnsiTheme="minorEastAsia"/>
                </w:rPr>
                <w:t>CMFT</w:t>
              </w:r>
              <w:r>
                <w:rPr>
                  <w:rFonts w:asciiTheme="minorEastAsia" w:hAnsiTheme="minorEastAsia" w:hint="eastAsia"/>
                </w:rPr>
                <w:t>依據SCADA定義設定預設值)</w:t>
              </w:r>
            </w:ins>
          </w:p>
        </w:tc>
      </w:tr>
      <w:tr w:rsidR="00485E55" w:rsidRPr="00A53D85" w:rsidTr="00BB6D16">
        <w:tc>
          <w:tcPr>
            <w:tcW w:w="817" w:type="dxa"/>
          </w:tcPr>
          <w:p w:rsidR="00485E55" w:rsidRPr="00E26D4F" w:rsidRDefault="00485E55" w:rsidP="00F57F4B">
            <w:pPr>
              <w:pStyle w:val="af"/>
              <w:numPr>
                <w:ilvl w:val="0"/>
                <w:numId w:val="1"/>
              </w:numPr>
              <w:ind w:leftChars="0"/>
              <w:rPr>
                <w:rFonts w:asciiTheme="minorEastAsia" w:hAnsiTheme="minorEastAsia"/>
              </w:rPr>
            </w:pPr>
          </w:p>
        </w:tc>
        <w:tc>
          <w:tcPr>
            <w:tcW w:w="918" w:type="dxa"/>
          </w:tcPr>
          <w:p w:rsidR="00485E55" w:rsidRDefault="00485E55" w:rsidP="00F57F4B">
            <w:pPr>
              <w:rPr>
                <w:rFonts w:asciiTheme="minorEastAsia" w:hAnsiTheme="minorEastAsia"/>
              </w:rPr>
            </w:pPr>
          </w:p>
        </w:tc>
        <w:tc>
          <w:tcPr>
            <w:tcW w:w="3335" w:type="dxa"/>
          </w:tcPr>
          <w:p w:rsidR="00485E55" w:rsidRDefault="00485E55" w:rsidP="009A0554">
            <w:r>
              <w:rPr>
                <w:rFonts w:hint="eastAsia"/>
              </w:rPr>
              <w:t>M7320</w:t>
            </w:r>
            <w:r>
              <w:rPr>
                <w:rFonts w:hint="eastAsia"/>
              </w:rPr>
              <w:t>告警設定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告警類型</w:t>
            </w:r>
            <w:r w:rsidRPr="00DD6BB1">
              <w:rPr>
                <w:rFonts w:hint="eastAsia"/>
              </w:rPr>
              <w:t>定義</w:t>
            </w:r>
          </w:p>
        </w:tc>
        <w:tc>
          <w:tcPr>
            <w:tcW w:w="5055" w:type="dxa"/>
          </w:tcPr>
          <w:p w:rsidR="00485E55" w:rsidRDefault="00485E55" w:rsidP="009A0554">
            <w:pPr>
              <w:rPr>
                <w:rFonts w:asciiTheme="minorEastAsia" w:hAnsiTheme="minorEastAsia"/>
              </w:rPr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請再確認所有告警的種類和分類</w:t>
            </w:r>
            <w:del w:id="64" w:author="IsaacHsu" w:date="2015-07-06T17:33:00Z">
              <w:r w:rsidDel="00540BB6">
                <w:rPr>
                  <w:rFonts w:asciiTheme="minorEastAsia" w:hAnsiTheme="minorEastAsia" w:hint="eastAsia"/>
                </w:rPr>
                <w:delText>(7/2和Sir拿參考定義)</w:delText>
              </w:r>
            </w:del>
            <w:ins w:id="65" w:author="IsaacHsu" w:date="2015-07-06T17:33:00Z">
              <w:r w:rsidR="00540BB6">
                <w:rPr>
                  <w:rFonts w:asciiTheme="minorEastAsia" w:hAnsiTheme="minorEastAsia"/>
                </w:rPr>
                <w:t>(</w:t>
              </w:r>
              <w:r w:rsidR="00540BB6">
                <w:rPr>
                  <w:rFonts w:asciiTheme="minorEastAsia" w:hAnsiTheme="minorEastAsia" w:hint="eastAsia"/>
                </w:rPr>
                <w:t>可參考TRTC目前設定</w:t>
              </w:r>
              <w:r w:rsidR="00540BB6">
                <w:rPr>
                  <w:rFonts w:asciiTheme="minorEastAsia" w:hAnsiTheme="minorEastAsia"/>
                </w:rPr>
                <w:t>)</w:t>
              </w:r>
            </w:ins>
            <w:r w:rsidRPr="005D5B9A">
              <w:rPr>
                <w:rFonts w:asciiTheme="minorEastAsia" w:hAnsiTheme="minorEastAsia" w:hint="eastAsia"/>
              </w:rPr>
              <w:t>。</w:t>
            </w:r>
          </w:p>
          <w:p w:rsidR="00485E55" w:rsidRPr="005D5B9A" w:rsidRDefault="00485E55" w:rsidP="009A0554">
            <w:r>
              <w:rPr>
                <w:rFonts w:asciiTheme="minorEastAsia" w:hAnsiTheme="minorEastAsia" w:hint="eastAsia"/>
              </w:rPr>
              <w:t>2.確認如何不會遺漏資料</w:t>
            </w:r>
            <w:r w:rsidRPr="005D5B9A">
              <w:rPr>
                <w:rFonts w:asciiTheme="minorEastAsia" w:hAnsiTheme="minorEastAsia" w:hint="eastAsia"/>
              </w:rPr>
              <w:t>，</w:t>
            </w:r>
            <w:r>
              <w:rPr>
                <w:rFonts w:asciiTheme="minorEastAsia" w:hAnsiTheme="minorEastAsia" w:hint="eastAsia"/>
              </w:rPr>
              <w:t>確保所有的資料都正確的定義在資料庫裡</w:t>
            </w:r>
            <w:r w:rsidRPr="005D5B9A">
              <w:rPr>
                <w:rFonts w:asciiTheme="minorEastAsia" w:hAnsiTheme="minorEastAsia" w:hint="eastAsia"/>
              </w:rPr>
              <w:t>。</w:t>
            </w:r>
          </w:p>
        </w:tc>
      </w:tr>
      <w:tr w:rsidR="00485E55" w:rsidRPr="00A53D85" w:rsidTr="00BB6D16">
        <w:tc>
          <w:tcPr>
            <w:tcW w:w="817" w:type="dxa"/>
          </w:tcPr>
          <w:p w:rsidR="00485E55" w:rsidRPr="00E26D4F" w:rsidRDefault="00485E55" w:rsidP="00F57F4B">
            <w:pPr>
              <w:pStyle w:val="af"/>
              <w:numPr>
                <w:ilvl w:val="0"/>
                <w:numId w:val="1"/>
              </w:numPr>
              <w:ind w:leftChars="0"/>
              <w:rPr>
                <w:rFonts w:asciiTheme="minorEastAsia" w:hAnsiTheme="minorEastAsia"/>
              </w:rPr>
            </w:pPr>
          </w:p>
        </w:tc>
        <w:tc>
          <w:tcPr>
            <w:tcW w:w="918" w:type="dxa"/>
          </w:tcPr>
          <w:p w:rsidR="00485E55" w:rsidRDefault="00485E55" w:rsidP="00F57F4B">
            <w:pPr>
              <w:rPr>
                <w:rFonts w:asciiTheme="minorEastAsia" w:hAnsiTheme="minorEastAsia"/>
              </w:rPr>
            </w:pPr>
          </w:p>
        </w:tc>
        <w:tc>
          <w:tcPr>
            <w:tcW w:w="3335" w:type="dxa"/>
          </w:tcPr>
          <w:p w:rsidR="00485E55" w:rsidRDefault="00485E55" w:rsidP="009A0554">
            <w:r>
              <w:rPr>
                <w:rFonts w:hint="eastAsia"/>
              </w:rPr>
              <w:t xml:space="preserve">M7320 </w:t>
            </w:r>
            <w:r>
              <w:rPr>
                <w:rFonts w:hint="eastAsia"/>
              </w:rPr>
              <w:t>使用者密碼修改</w:t>
            </w:r>
          </w:p>
        </w:tc>
        <w:tc>
          <w:tcPr>
            <w:tcW w:w="5055" w:type="dxa"/>
          </w:tcPr>
          <w:p w:rsidR="00485E55" w:rsidRDefault="00485E55" w:rsidP="009A0554">
            <w:r>
              <w:rPr>
                <w:rFonts w:hint="eastAsia"/>
              </w:rPr>
              <w:t>增加密碼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還原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功能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目前定義原始密碼為</w:t>
            </w:r>
            <w:r>
              <w:rPr>
                <w:rFonts w:hint="eastAsia"/>
              </w:rPr>
              <w:t>"0000"</w:t>
            </w:r>
          </w:p>
        </w:tc>
      </w:tr>
      <w:tr w:rsidR="00485E55" w:rsidRPr="00A53D85" w:rsidTr="00BB6D16">
        <w:tc>
          <w:tcPr>
            <w:tcW w:w="817" w:type="dxa"/>
          </w:tcPr>
          <w:p w:rsidR="00485E55" w:rsidRPr="00E26D4F" w:rsidRDefault="00485E55" w:rsidP="00F57F4B">
            <w:pPr>
              <w:pStyle w:val="af"/>
              <w:numPr>
                <w:ilvl w:val="0"/>
                <w:numId w:val="1"/>
              </w:numPr>
              <w:ind w:leftChars="0"/>
              <w:rPr>
                <w:rFonts w:asciiTheme="minorEastAsia" w:hAnsiTheme="minorEastAsia"/>
              </w:rPr>
            </w:pPr>
          </w:p>
        </w:tc>
        <w:tc>
          <w:tcPr>
            <w:tcW w:w="918" w:type="dxa"/>
          </w:tcPr>
          <w:p w:rsidR="00485E55" w:rsidRDefault="00485E55" w:rsidP="00F57F4B">
            <w:pPr>
              <w:rPr>
                <w:rFonts w:asciiTheme="minorEastAsia" w:hAnsiTheme="minorEastAsia"/>
              </w:rPr>
            </w:pPr>
          </w:p>
        </w:tc>
        <w:tc>
          <w:tcPr>
            <w:tcW w:w="3335" w:type="dxa"/>
          </w:tcPr>
          <w:p w:rsidR="00485E55" w:rsidRDefault="00485E55" w:rsidP="009A0554">
            <w:pPr>
              <w:rPr>
                <w:rFonts w:asciiTheme="minorEastAsia" w:hAnsiTheme="minorEastAsia"/>
              </w:rPr>
            </w:pPr>
            <w:r>
              <w:rPr>
                <w:rFonts w:hint="eastAsia"/>
              </w:rPr>
              <w:t xml:space="preserve">M8100 </w:t>
            </w:r>
            <w:r>
              <w:rPr>
                <w:rFonts w:hint="eastAsia"/>
              </w:rPr>
              <w:t>系統告警</w:t>
            </w:r>
          </w:p>
          <w:p w:rsidR="00485E55" w:rsidRDefault="00485E55" w:rsidP="009A0554">
            <w:r>
              <w:rPr>
                <w:rFonts w:hint="eastAsia"/>
              </w:rPr>
              <w:t>M8220</w:t>
            </w:r>
            <w:r w:rsidRPr="002D1FF3">
              <w:rPr>
                <w:rFonts w:hint="eastAsia"/>
              </w:rPr>
              <w:t>主控台操作記錄</w:t>
            </w:r>
          </w:p>
        </w:tc>
        <w:tc>
          <w:tcPr>
            <w:tcW w:w="5055" w:type="dxa"/>
          </w:tcPr>
          <w:p w:rsidR="00485E55" w:rsidRDefault="00485E55" w:rsidP="009A0554">
            <w:pPr>
              <w:rPr>
                <w:rFonts w:asciiTheme="minorEastAsia" w:hAnsiTheme="minor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確認可以輸入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車站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等條件做搜尋功能</w:t>
            </w:r>
            <w:r w:rsidRPr="002D1FF3">
              <w:rPr>
                <w:rFonts w:asciiTheme="minorEastAsia" w:hAnsiTheme="minorEastAsia" w:hint="eastAsia"/>
              </w:rPr>
              <w:t>。</w:t>
            </w:r>
          </w:p>
          <w:p w:rsidR="00485E55" w:rsidRDefault="00485E55" w:rsidP="009A0554">
            <w:r>
              <w:rPr>
                <w:rFonts w:asciiTheme="minorEastAsia" w:hAnsiTheme="minorEastAsia" w:hint="eastAsia"/>
              </w:rPr>
              <w:t>2.確認匯出後外部抓取方式</w:t>
            </w:r>
            <w:r w:rsidRPr="002D1FF3">
              <w:rPr>
                <w:rFonts w:asciiTheme="minorEastAsia" w:hAnsiTheme="minorEastAsia" w:hint="eastAsia"/>
              </w:rPr>
              <w:t>。</w:t>
            </w:r>
          </w:p>
        </w:tc>
      </w:tr>
      <w:tr w:rsidR="00485E55" w:rsidRPr="00C8334F" w:rsidTr="00BB6D16">
        <w:tc>
          <w:tcPr>
            <w:tcW w:w="817" w:type="dxa"/>
          </w:tcPr>
          <w:p w:rsidR="00485E55" w:rsidRPr="00E26D4F" w:rsidRDefault="00485E55" w:rsidP="00F57F4B">
            <w:pPr>
              <w:pStyle w:val="af"/>
              <w:numPr>
                <w:ilvl w:val="0"/>
                <w:numId w:val="1"/>
              </w:numPr>
              <w:ind w:leftChars="0"/>
              <w:rPr>
                <w:rFonts w:asciiTheme="minorEastAsia" w:hAnsiTheme="minorEastAsia"/>
              </w:rPr>
            </w:pPr>
          </w:p>
        </w:tc>
        <w:tc>
          <w:tcPr>
            <w:tcW w:w="918" w:type="dxa"/>
          </w:tcPr>
          <w:p w:rsidR="00485E55" w:rsidRDefault="00485E55" w:rsidP="00F57F4B">
            <w:pPr>
              <w:rPr>
                <w:rFonts w:asciiTheme="minorEastAsia" w:hAnsiTheme="minorEastAsia"/>
              </w:rPr>
            </w:pPr>
          </w:p>
        </w:tc>
        <w:tc>
          <w:tcPr>
            <w:tcW w:w="3335" w:type="dxa"/>
          </w:tcPr>
          <w:p w:rsidR="00485E55" w:rsidRDefault="00485E55" w:rsidP="009A0554">
            <w:r>
              <w:rPr>
                <w:rFonts w:hint="eastAsia"/>
              </w:rPr>
              <w:t>其他</w:t>
            </w:r>
          </w:p>
        </w:tc>
        <w:tc>
          <w:tcPr>
            <w:tcW w:w="5055" w:type="dxa"/>
          </w:tcPr>
          <w:p w:rsidR="00485E55" w:rsidRDefault="00485E55" w:rsidP="009A0554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請</w:t>
            </w:r>
            <w:del w:id="66" w:author="IsaacHsu" w:date="2015-07-06T17:41:00Z">
              <w:r w:rsidDel="00266C39">
                <w:rPr>
                  <w:rFonts w:hint="eastAsia"/>
                </w:rPr>
                <w:delText>建立</w:delText>
              </w:r>
            </w:del>
            <w:ins w:id="67" w:author="IsaacHsu" w:date="2015-07-06T17:41:00Z">
              <w:r w:rsidR="00266C39">
                <w:rPr>
                  <w:rFonts w:hint="eastAsia"/>
                </w:rPr>
                <w:t>說明</w:t>
              </w:r>
            </w:ins>
            <w:r>
              <w:rPr>
                <w:rFonts w:hint="eastAsia"/>
              </w:rPr>
              <w:t>OCC</w:t>
            </w:r>
            <w:ins w:id="68" w:author="IsaacHsu" w:date="2015-07-06T17:34:00Z">
              <w:r w:rsidR="00266C39">
                <w:rPr>
                  <w:rFonts w:hint="eastAsia"/>
                </w:rPr>
                <w:t xml:space="preserve"> CMFT</w:t>
              </w:r>
            </w:ins>
            <w:r>
              <w:rPr>
                <w:rFonts w:hint="eastAsia"/>
              </w:rPr>
              <w:t>如何備份至</w:t>
            </w:r>
            <w:r>
              <w:rPr>
                <w:rFonts w:hint="eastAsia"/>
              </w:rPr>
              <w:t>BOCC</w:t>
            </w:r>
            <w:ins w:id="69" w:author="IsaacHsu" w:date="2015-07-06T17:34:00Z">
              <w:r w:rsidR="00266C39">
                <w:rPr>
                  <w:rFonts w:hint="eastAsia"/>
                </w:rPr>
                <w:t xml:space="preserve"> CMFT</w:t>
              </w:r>
            </w:ins>
            <w:del w:id="70" w:author="IsaacHsu" w:date="2015-07-06T17:41:00Z">
              <w:r w:rsidDel="00266C39">
                <w:rPr>
                  <w:rFonts w:hint="eastAsia"/>
                </w:rPr>
                <w:delText>的文件</w:delText>
              </w:r>
            </w:del>
            <w:r w:rsidRPr="005D5B9A">
              <w:rPr>
                <w:rFonts w:asciiTheme="minorEastAsia" w:hAnsiTheme="minorEastAsia" w:hint="eastAsia"/>
              </w:rPr>
              <w:t>。</w:t>
            </w:r>
          </w:p>
          <w:p w:rsidR="00485E55" w:rsidDel="00266C39" w:rsidRDefault="00485E55" w:rsidP="009A0554">
            <w:pPr>
              <w:rPr>
                <w:del w:id="71" w:author="IsaacHsu" w:date="2015-07-06T17:34:00Z"/>
                <w:rFonts w:hint="eastAsia"/>
              </w:rPr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請建立</w:t>
            </w:r>
            <w:ins w:id="72" w:author="IsaacHsu" w:date="2015-07-06T17:34:00Z">
              <w:r w:rsidR="00266C39">
                <w:rPr>
                  <w:rFonts w:hint="eastAsia"/>
                </w:rPr>
                <w:t>CMFT</w:t>
              </w:r>
            </w:ins>
            <w:r>
              <w:rPr>
                <w:rFonts w:hint="eastAsia"/>
              </w:rPr>
              <w:t>緊急切換程序操作手冊</w:t>
            </w:r>
            <w:ins w:id="73" w:author="IsaacHsu" w:date="2015-07-06T17:34:00Z">
              <w:r w:rsidR="00266C39">
                <w:rPr>
                  <w:rFonts w:hint="eastAsia"/>
                </w:rPr>
                <w:t>。</w:t>
              </w:r>
            </w:ins>
          </w:p>
          <w:p w:rsidR="00485E55" w:rsidRDefault="00485E55" w:rsidP="009A0554">
            <w:del w:id="74" w:author="IsaacHsu" w:date="2015-07-06T17:34:00Z">
              <w:r w:rsidDel="00266C39">
                <w:rPr>
                  <w:rFonts w:hint="eastAsia"/>
                </w:rPr>
                <w:delText>3.</w:delText>
              </w:r>
              <w:r w:rsidDel="00266C39">
                <w:rPr>
                  <w:rFonts w:hint="eastAsia"/>
                </w:rPr>
                <w:delText>請討論並分析那些為備援時的必備資料</w:delText>
              </w:r>
            </w:del>
          </w:p>
        </w:tc>
      </w:tr>
      <w:tr w:rsidR="00485E55" w:rsidRPr="00A53D85" w:rsidTr="00BB6D16">
        <w:tc>
          <w:tcPr>
            <w:tcW w:w="817" w:type="dxa"/>
          </w:tcPr>
          <w:p w:rsidR="00485E55" w:rsidRPr="00E26D4F" w:rsidRDefault="00485E55" w:rsidP="00F57F4B">
            <w:pPr>
              <w:pStyle w:val="af"/>
              <w:numPr>
                <w:ilvl w:val="0"/>
                <w:numId w:val="1"/>
              </w:numPr>
              <w:ind w:leftChars="0"/>
              <w:rPr>
                <w:rFonts w:asciiTheme="minorEastAsia" w:hAnsiTheme="minorEastAsia"/>
              </w:rPr>
            </w:pPr>
          </w:p>
        </w:tc>
        <w:tc>
          <w:tcPr>
            <w:tcW w:w="918" w:type="dxa"/>
          </w:tcPr>
          <w:p w:rsidR="00485E55" w:rsidRDefault="00485E55" w:rsidP="00F57F4B">
            <w:pPr>
              <w:rPr>
                <w:rFonts w:asciiTheme="minorEastAsia" w:hAnsiTheme="minorEastAsia"/>
              </w:rPr>
            </w:pPr>
          </w:p>
        </w:tc>
        <w:tc>
          <w:tcPr>
            <w:tcW w:w="3335" w:type="dxa"/>
          </w:tcPr>
          <w:p w:rsidR="00485E55" w:rsidRPr="005D5B9A" w:rsidRDefault="00485E55" w:rsidP="009A0554">
            <w:r>
              <w:rPr>
                <w:rFonts w:hint="eastAsia"/>
              </w:rPr>
              <w:t>其他</w:t>
            </w:r>
          </w:p>
        </w:tc>
        <w:tc>
          <w:tcPr>
            <w:tcW w:w="5055" w:type="dxa"/>
          </w:tcPr>
          <w:p w:rsidR="00485E55" w:rsidRPr="005D5B9A" w:rsidDel="00266C39" w:rsidRDefault="00A36506" w:rsidP="009A0554">
            <w:pPr>
              <w:rPr>
                <w:del w:id="75" w:author="IsaacHsu" w:date="2015-07-06T17:36:00Z"/>
                <w:rFonts w:asciiTheme="minorEastAsia" w:hAnsiTheme="minorEastAsia"/>
              </w:rPr>
            </w:pPr>
            <w:ins w:id="76" w:author="IsaacHsu" w:date="2015-07-06T17:47:00Z">
              <w:r>
                <w:rPr>
                  <w:rFonts w:hint="eastAsia"/>
                </w:rPr>
                <w:t>[A</w:t>
              </w:r>
              <w:r>
                <w:t>nsaldo</w:t>
              </w:r>
              <w:bookmarkStart w:id="77" w:name="_GoBack"/>
              <w:bookmarkEnd w:id="77"/>
              <w:r>
                <w:rPr>
                  <w:rFonts w:hint="eastAsia"/>
                </w:rPr>
                <w:t>]</w:t>
              </w:r>
            </w:ins>
            <w:r w:rsidR="00485E55">
              <w:rPr>
                <w:rFonts w:hint="eastAsia"/>
              </w:rPr>
              <w:t>1.</w:t>
            </w:r>
            <w:ins w:id="78" w:author="IsaacHsu" w:date="2015-07-06T17:36:00Z">
              <w:r w:rsidR="00266C39">
                <w:rPr>
                  <w:rFonts w:hint="eastAsia"/>
                </w:rPr>
                <w:t>請</w:t>
              </w:r>
              <w:r w:rsidR="00266C39">
                <w:rPr>
                  <w:rFonts w:hint="eastAsia"/>
                </w:rPr>
                <w:t>Ansaldo</w:t>
              </w:r>
              <w:r w:rsidR="00266C39">
                <w:rPr>
                  <w:rFonts w:hint="eastAsia"/>
                </w:rPr>
                <w:t>統一</w:t>
              </w:r>
            </w:ins>
            <w:r w:rsidR="00485E55">
              <w:rPr>
                <w:rFonts w:asciiTheme="minorEastAsia" w:hAnsiTheme="minorEastAsia" w:hint="eastAsia"/>
              </w:rPr>
              <w:t>軟體登入畫面</w:t>
            </w:r>
            <w:del w:id="79" w:author="IsaacHsu" w:date="2015-07-06T17:36:00Z">
              <w:r w:rsidR="00485E55" w:rsidDel="00266C39">
                <w:rPr>
                  <w:rFonts w:asciiTheme="minorEastAsia" w:hAnsiTheme="minorEastAsia" w:hint="eastAsia"/>
                </w:rPr>
                <w:delText>要一致</w:delText>
              </w:r>
            </w:del>
            <w:r w:rsidR="00485E55">
              <w:rPr>
                <w:rFonts w:asciiTheme="minorEastAsia" w:hAnsiTheme="minorEastAsia" w:hint="eastAsia"/>
              </w:rPr>
              <w:t>並確認</w:t>
            </w:r>
            <w:ins w:id="80" w:author="IsaacHsu" w:date="2015-07-06T17:36:00Z">
              <w:r w:rsidR="00266C39">
                <w:rPr>
                  <w:rFonts w:asciiTheme="minorEastAsia" w:hAnsiTheme="minorEastAsia" w:hint="eastAsia"/>
                </w:rPr>
                <w:t>含</w:t>
              </w:r>
            </w:ins>
            <w:del w:id="81" w:author="IsaacHsu" w:date="2015-07-06T17:36:00Z">
              <w:r w:rsidR="00485E55" w:rsidDel="00266C39">
                <w:rPr>
                  <w:rFonts w:asciiTheme="minorEastAsia" w:hAnsiTheme="minorEastAsia" w:hint="eastAsia"/>
                </w:rPr>
                <w:delText>為</w:delText>
              </w:r>
            </w:del>
            <w:r w:rsidR="00485E55">
              <w:rPr>
                <w:rFonts w:asciiTheme="minorEastAsia" w:hAnsiTheme="minorEastAsia" w:hint="eastAsia"/>
              </w:rPr>
              <w:t>捷運局的Logo</w:t>
            </w:r>
            <w:r w:rsidR="00485E55" w:rsidRPr="002D1FF3">
              <w:rPr>
                <w:rFonts w:asciiTheme="minorEastAsia" w:hAnsiTheme="minorEastAsia" w:hint="eastAsia"/>
              </w:rPr>
              <w:t>，</w:t>
            </w:r>
          </w:p>
          <w:p w:rsidR="00485E55" w:rsidRDefault="00485E55" w:rsidP="009A0554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列車車廂也要為環狀線確認的車廂圖示</w:t>
            </w:r>
            <w:r w:rsidRPr="002D1FF3">
              <w:rPr>
                <w:rFonts w:asciiTheme="minorEastAsia" w:hAnsiTheme="minorEastAsia" w:hint="eastAsia"/>
              </w:rPr>
              <w:t>。</w:t>
            </w:r>
          </w:p>
          <w:p w:rsidR="00485E55" w:rsidRPr="005D5B9A" w:rsidRDefault="00485E55" w:rsidP="009A0554">
            <w:r>
              <w:rPr>
                <w:rFonts w:hint="eastAsia"/>
              </w:rPr>
              <w:t>2.</w:t>
            </w:r>
            <w:ins w:id="82" w:author="IsaacHsu" w:date="2015-07-06T17:36:00Z">
              <w:r w:rsidR="00266C39">
                <w:rPr>
                  <w:rFonts w:hint="eastAsia"/>
                </w:rPr>
                <w:t xml:space="preserve"> </w:t>
              </w:r>
              <w:r w:rsidR="00266C39">
                <w:rPr>
                  <w:rFonts w:hint="eastAsia"/>
                </w:rPr>
                <w:t>請</w:t>
              </w:r>
              <w:r w:rsidR="00266C39">
                <w:rPr>
                  <w:rFonts w:hint="eastAsia"/>
                </w:rPr>
                <w:t>Ansaldo</w:t>
              </w:r>
              <w:r w:rsidR="00266C39">
                <w:rPr>
                  <w:rFonts w:hint="eastAsia"/>
                </w:rPr>
                <w:t>統一</w:t>
              </w:r>
            </w:ins>
            <w:r>
              <w:rPr>
                <w:rFonts w:hint="eastAsia"/>
              </w:rPr>
              <w:t>專業名詞</w:t>
            </w:r>
            <w:r w:rsidRPr="002D1FF3">
              <w:rPr>
                <w:rFonts w:asciiTheme="minorEastAsia" w:hAnsiTheme="minorEastAsia" w:hint="eastAsia"/>
              </w:rPr>
              <w:t>，</w:t>
            </w:r>
            <w:r>
              <w:rPr>
                <w:rFonts w:hint="eastAsia"/>
              </w:rPr>
              <w:t>如車載控制器連結失效</w:t>
            </w:r>
            <w:r w:rsidRPr="002D1FF3">
              <w:rPr>
                <w:rFonts w:asciiTheme="minorEastAsia" w:hAnsiTheme="minorEastAsia" w:hint="eastAsia"/>
              </w:rPr>
              <w:t>，</w:t>
            </w:r>
            <w:r>
              <w:rPr>
                <w:rFonts w:hint="eastAsia"/>
              </w:rPr>
              <w:t>請統一並確認其陳述用詞</w:t>
            </w:r>
            <w:r w:rsidRPr="002D1FF3">
              <w:rPr>
                <w:rFonts w:asciiTheme="minorEastAsia" w:hAnsiTheme="minorEastAsia" w:hint="eastAsia"/>
              </w:rPr>
              <w:t>。</w:t>
            </w:r>
          </w:p>
        </w:tc>
      </w:tr>
      <w:tr w:rsidR="00485E55" w:rsidRPr="00A53D85" w:rsidTr="00BB6D16">
        <w:tc>
          <w:tcPr>
            <w:tcW w:w="817" w:type="dxa"/>
          </w:tcPr>
          <w:p w:rsidR="00485E55" w:rsidRPr="00E26D4F" w:rsidRDefault="00485E55" w:rsidP="00F57F4B">
            <w:pPr>
              <w:pStyle w:val="af"/>
              <w:numPr>
                <w:ilvl w:val="0"/>
                <w:numId w:val="1"/>
              </w:numPr>
              <w:ind w:leftChars="0"/>
              <w:rPr>
                <w:rFonts w:asciiTheme="minorEastAsia" w:hAnsiTheme="minorEastAsia"/>
              </w:rPr>
            </w:pPr>
          </w:p>
        </w:tc>
        <w:tc>
          <w:tcPr>
            <w:tcW w:w="918" w:type="dxa"/>
          </w:tcPr>
          <w:p w:rsidR="00485E55" w:rsidRDefault="00485E55" w:rsidP="00F57F4B">
            <w:pPr>
              <w:rPr>
                <w:rFonts w:asciiTheme="minorEastAsia" w:hAnsiTheme="minorEastAsia"/>
              </w:rPr>
            </w:pPr>
          </w:p>
        </w:tc>
        <w:tc>
          <w:tcPr>
            <w:tcW w:w="3335" w:type="dxa"/>
          </w:tcPr>
          <w:p w:rsidR="00485E55" w:rsidRDefault="00485E55" w:rsidP="009A0554">
            <w:r>
              <w:rPr>
                <w:rFonts w:hint="eastAsia"/>
              </w:rPr>
              <w:t>其他</w:t>
            </w:r>
          </w:p>
        </w:tc>
        <w:tc>
          <w:tcPr>
            <w:tcW w:w="5055" w:type="dxa"/>
          </w:tcPr>
          <w:p w:rsidR="00485E55" w:rsidRDefault="00266C39" w:rsidP="009A0554">
            <w:ins w:id="83" w:author="IsaacHsu" w:date="2015-07-06T17:41:00Z">
              <w:r>
                <w:rPr>
                  <w:rFonts w:hint="eastAsia"/>
                </w:rPr>
                <w:t>[</w:t>
              </w:r>
              <w:r>
                <w:t>OTC</w:t>
              </w:r>
              <w:r>
                <w:rPr>
                  <w:rFonts w:hint="eastAsia"/>
                </w:rPr>
                <w:t>]</w:t>
              </w:r>
            </w:ins>
            <w:r w:rsidR="00485E55">
              <w:rPr>
                <w:rFonts w:hint="eastAsia"/>
              </w:rPr>
              <w:t>請確認</w:t>
            </w:r>
            <w:ins w:id="84" w:author="IsaacHsu" w:date="2015-07-06T17:41:00Z">
              <w:r>
                <w:rPr>
                  <w:rFonts w:hint="eastAsia"/>
                </w:rPr>
                <w:t>PI</w:t>
              </w:r>
              <w:r>
                <w:rPr>
                  <w:rFonts w:hint="eastAsia"/>
                </w:rPr>
                <w:t>錄</w:t>
              </w:r>
            </w:ins>
            <w:r w:rsidR="00485E55">
              <w:rPr>
                <w:rFonts w:hint="eastAsia"/>
              </w:rPr>
              <w:t>音</w:t>
            </w:r>
            <w:proofErr w:type="gramStart"/>
            <w:r w:rsidR="00485E55">
              <w:rPr>
                <w:rFonts w:hint="eastAsia"/>
              </w:rPr>
              <w:t>檔</w:t>
            </w:r>
            <w:proofErr w:type="gramEnd"/>
            <w:r w:rsidR="00485E55">
              <w:rPr>
                <w:rFonts w:hint="eastAsia"/>
              </w:rPr>
              <w:t>儲存的位置及讀取方式與維護方式</w:t>
            </w:r>
            <w:r w:rsidR="00485E55" w:rsidRPr="002D1FF3">
              <w:rPr>
                <w:rFonts w:asciiTheme="minorEastAsia" w:hAnsiTheme="minorEastAsia" w:hint="eastAsia"/>
              </w:rPr>
              <w:t>。</w:t>
            </w:r>
          </w:p>
        </w:tc>
      </w:tr>
      <w:tr w:rsidR="00485E55" w:rsidRPr="00A53D85" w:rsidTr="00BB6D16">
        <w:tc>
          <w:tcPr>
            <w:tcW w:w="817" w:type="dxa"/>
          </w:tcPr>
          <w:p w:rsidR="00485E55" w:rsidRPr="00E26D4F" w:rsidRDefault="00485E55" w:rsidP="00F57F4B">
            <w:pPr>
              <w:pStyle w:val="af"/>
              <w:numPr>
                <w:ilvl w:val="0"/>
                <w:numId w:val="1"/>
              </w:numPr>
              <w:ind w:leftChars="0"/>
              <w:rPr>
                <w:rFonts w:asciiTheme="minorEastAsia" w:hAnsiTheme="minorEastAsia"/>
              </w:rPr>
            </w:pPr>
          </w:p>
        </w:tc>
        <w:tc>
          <w:tcPr>
            <w:tcW w:w="918" w:type="dxa"/>
          </w:tcPr>
          <w:p w:rsidR="00485E55" w:rsidRDefault="00485E55" w:rsidP="00F57F4B">
            <w:pPr>
              <w:rPr>
                <w:rFonts w:asciiTheme="minorEastAsia" w:hAnsiTheme="minorEastAsia"/>
              </w:rPr>
            </w:pPr>
          </w:p>
        </w:tc>
        <w:tc>
          <w:tcPr>
            <w:tcW w:w="3335" w:type="dxa"/>
          </w:tcPr>
          <w:p w:rsidR="00485E55" w:rsidRDefault="00485E55" w:rsidP="009A0554">
            <w:r>
              <w:rPr>
                <w:rFonts w:hint="eastAsia"/>
              </w:rPr>
              <w:t>其他</w:t>
            </w:r>
          </w:p>
        </w:tc>
        <w:tc>
          <w:tcPr>
            <w:tcW w:w="5055" w:type="dxa"/>
          </w:tcPr>
          <w:p w:rsidR="00485E55" w:rsidRDefault="00266C39" w:rsidP="009A0554">
            <w:ins w:id="85" w:author="IsaacHsu" w:date="2015-07-06T17:41:00Z">
              <w:r>
                <w:rPr>
                  <w:rFonts w:hint="eastAsia"/>
                </w:rPr>
                <w:t>[</w:t>
              </w:r>
              <w:r>
                <w:t>SCADA</w:t>
              </w:r>
              <w:r>
                <w:rPr>
                  <w:rFonts w:hint="eastAsia"/>
                </w:rPr>
                <w:t>]</w:t>
              </w:r>
            </w:ins>
            <w:r w:rsidR="00485E55">
              <w:rPr>
                <w:rFonts w:hint="eastAsia"/>
              </w:rPr>
              <w:t>請</w:t>
            </w:r>
            <w:ins w:id="86" w:author="IsaacHsu" w:date="2015-07-06T17:38:00Z">
              <w:r>
                <w:rPr>
                  <w:rFonts w:hint="eastAsia"/>
                </w:rPr>
                <w:t>SCADA</w:t>
              </w:r>
            </w:ins>
            <w:r w:rsidR="00485E55">
              <w:rPr>
                <w:rFonts w:hint="eastAsia"/>
              </w:rPr>
              <w:t>確認資料庫維護和</w:t>
            </w:r>
            <w:proofErr w:type="gramStart"/>
            <w:r w:rsidR="00485E55">
              <w:rPr>
                <w:rFonts w:hint="eastAsia"/>
              </w:rPr>
              <w:t>控管</w:t>
            </w:r>
            <w:proofErr w:type="gramEnd"/>
            <w:r w:rsidR="00485E55">
              <w:rPr>
                <w:rFonts w:hint="eastAsia"/>
              </w:rPr>
              <w:t>的機制</w:t>
            </w:r>
            <w:r w:rsidR="00485E55" w:rsidRPr="002D1FF3">
              <w:rPr>
                <w:rFonts w:asciiTheme="minorEastAsia" w:hAnsiTheme="minorEastAsia" w:hint="eastAsia"/>
              </w:rPr>
              <w:t>，</w:t>
            </w:r>
            <w:r w:rsidR="00485E55">
              <w:rPr>
                <w:rFonts w:asciiTheme="minorEastAsia" w:hAnsiTheme="minorEastAsia" w:hint="eastAsia"/>
              </w:rPr>
              <w:t>不能因為數據太多造成當機情形</w:t>
            </w:r>
            <w:r w:rsidR="00485E55" w:rsidRPr="002D1FF3">
              <w:rPr>
                <w:rFonts w:asciiTheme="minorEastAsia" w:hAnsiTheme="minorEastAsia" w:hint="eastAsia"/>
              </w:rPr>
              <w:t>。</w:t>
            </w:r>
          </w:p>
        </w:tc>
      </w:tr>
      <w:tr w:rsidR="00485E55" w:rsidRPr="00A53D85" w:rsidTr="00BB6D16">
        <w:tc>
          <w:tcPr>
            <w:tcW w:w="817" w:type="dxa"/>
          </w:tcPr>
          <w:p w:rsidR="00485E55" w:rsidRPr="00E26D4F" w:rsidRDefault="00485E55" w:rsidP="00F57F4B">
            <w:pPr>
              <w:pStyle w:val="af"/>
              <w:numPr>
                <w:ilvl w:val="0"/>
                <w:numId w:val="1"/>
              </w:numPr>
              <w:ind w:leftChars="0"/>
              <w:rPr>
                <w:rFonts w:asciiTheme="minorEastAsia" w:hAnsiTheme="minorEastAsia"/>
              </w:rPr>
            </w:pPr>
          </w:p>
        </w:tc>
        <w:tc>
          <w:tcPr>
            <w:tcW w:w="918" w:type="dxa"/>
          </w:tcPr>
          <w:p w:rsidR="00485E55" w:rsidRDefault="00485E55" w:rsidP="00F57F4B">
            <w:pPr>
              <w:rPr>
                <w:rFonts w:asciiTheme="minorEastAsia" w:hAnsiTheme="minorEastAsia"/>
              </w:rPr>
            </w:pPr>
          </w:p>
        </w:tc>
        <w:tc>
          <w:tcPr>
            <w:tcW w:w="3335" w:type="dxa"/>
          </w:tcPr>
          <w:p w:rsidR="00485E55" w:rsidRDefault="00485E55" w:rsidP="009A0554">
            <w:r>
              <w:rPr>
                <w:rFonts w:hint="eastAsia"/>
              </w:rPr>
              <w:t>其他</w:t>
            </w:r>
          </w:p>
        </w:tc>
        <w:tc>
          <w:tcPr>
            <w:tcW w:w="5055" w:type="dxa"/>
          </w:tcPr>
          <w:p w:rsidR="00485E55" w:rsidRDefault="00266C39" w:rsidP="009A0554">
            <w:ins w:id="87" w:author="IsaacHsu" w:date="2015-07-06T17:42:00Z">
              <w:r>
                <w:rPr>
                  <w:rFonts w:hint="eastAsia"/>
                </w:rPr>
                <w:t>[</w:t>
              </w:r>
              <w:r>
                <w:t>CCTV</w:t>
              </w:r>
              <w:r>
                <w:rPr>
                  <w:rFonts w:hint="eastAsia"/>
                </w:rPr>
                <w:t>]</w:t>
              </w:r>
            </w:ins>
            <w:ins w:id="88" w:author="IsaacHsu" w:date="2015-07-06T17:38:00Z">
              <w:r>
                <w:rPr>
                  <w:rFonts w:hint="eastAsia"/>
                </w:rPr>
                <w:t>請</w:t>
              </w:r>
              <w:r>
                <w:rPr>
                  <w:rFonts w:hint="eastAsia"/>
                </w:rPr>
                <w:t>CCTV</w:t>
              </w:r>
              <w:r>
                <w:rPr>
                  <w:rFonts w:hint="eastAsia"/>
                </w:rPr>
                <w:t>系統檢討</w:t>
              </w:r>
            </w:ins>
            <w:r w:rsidR="00485E55">
              <w:rPr>
                <w:rFonts w:hint="eastAsia"/>
              </w:rPr>
              <w:t xml:space="preserve">CCTV </w:t>
            </w:r>
            <w:r w:rsidR="00485E55">
              <w:rPr>
                <w:rFonts w:hint="eastAsia"/>
              </w:rPr>
              <w:t>球型或槍型攝影機頃在現場根據各區域狀態再重新評估討論</w:t>
            </w:r>
            <w:r w:rsidR="00485E55" w:rsidRPr="00237D86">
              <w:rPr>
                <w:rFonts w:asciiTheme="minorEastAsia" w:hAnsiTheme="minorEastAsia" w:hint="eastAsia"/>
              </w:rPr>
              <w:t>。</w:t>
            </w:r>
          </w:p>
        </w:tc>
      </w:tr>
      <w:tr w:rsidR="00485E55" w:rsidRPr="00A53D85" w:rsidTr="00BB6D16">
        <w:tc>
          <w:tcPr>
            <w:tcW w:w="817" w:type="dxa"/>
          </w:tcPr>
          <w:p w:rsidR="00485E55" w:rsidRPr="00E26D4F" w:rsidRDefault="00485E55" w:rsidP="00F57F4B">
            <w:pPr>
              <w:pStyle w:val="af"/>
              <w:numPr>
                <w:ilvl w:val="0"/>
                <w:numId w:val="1"/>
              </w:numPr>
              <w:ind w:leftChars="0"/>
              <w:rPr>
                <w:rFonts w:asciiTheme="minorEastAsia" w:hAnsiTheme="minorEastAsia"/>
              </w:rPr>
            </w:pPr>
          </w:p>
        </w:tc>
        <w:tc>
          <w:tcPr>
            <w:tcW w:w="918" w:type="dxa"/>
          </w:tcPr>
          <w:p w:rsidR="00485E55" w:rsidRDefault="00485E55" w:rsidP="00F57F4B">
            <w:pPr>
              <w:rPr>
                <w:rFonts w:asciiTheme="minorEastAsia" w:hAnsiTheme="minorEastAsia"/>
              </w:rPr>
            </w:pPr>
          </w:p>
        </w:tc>
        <w:tc>
          <w:tcPr>
            <w:tcW w:w="3335" w:type="dxa"/>
          </w:tcPr>
          <w:p w:rsidR="00485E55" w:rsidRDefault="00485E55" w:rsidP="009A0554">
            <w:r>
              <w:rPr>
                <w:rFonts w:hint="eastAsia"/>
              </w:rPr>
              <w:t>其他</w:t>
            </w:r>
          </w:p>
        </w:tc>
        <w:tc>
          <w:tcPr>
            <w:tcW w:w="5055" w:type="dxa"/>
          </w:tcPr>
          <w:p w:rsidR="00266C39" w:rsidRDefault="00266C39" w:rsidP="009A0554">
            <w:pPr>
              <w:rPr>
                <w:ins w:id="89" w:author="IsaacHsu" w:date="2015-07-06T17:38:00Z"/>
              </w:rPr>
            </w:pPr>
            <w:ins w:id="90" w:author="IsaacHsu" w:date="2015-07-06T17:42:00Z">
              <w:r>
                <w:rPr>
                  <w:rFonts w:hint="eastAsia"/>
                </w:rPr>
                <w:t>[</w:t>
              </w:r>
              <w:r>
                <w:t>TETRA</w:t>
              </w:r>
              <w:r>
                <w:rPr>
                  <w:rFonts w:hint="eastAsia"/>
                </w:rPr>
                <w:t>]</w:t>
              </w:r>
            </w:ins>
            <w:ins w:id="91" w:author="IsaacHsu" w:date="2015-07-06T17:38:00Z">
              <w:r>
                <w:rPr>
                  <w:rFonts w:hint="eastAsia"/>
                </w:rPr>
                <w:t>請</w:t>
              </w:r>
              <w:r>
                <w:rPr>
                  <w:rFonts w:hint="eastAsia"/>
                </w:rPr>
                <w:t>TETRA</w:t>
              </w:r>
              <w:r>
                <w:rPr>
                  <w:rFonts w:hint="eastAsia"/>
                </w:rPr>
                <w:t>系統確認</w:t>
              </w:r>
            </w:ins>
          </w:p>
          <w:p w:rsidR="00485E55" w:rsidRDefault="00485E55" w:rsidP="009A0554">
            <w:pPr>
              <w:rPr>
                <w:rFonts w:asciiTheme="minorEastAsia" w:hAnsiTheme="minorEastAsia"/>
              </w:rPr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廣播麥克風主機及控制盤的螺絲請用平頭螺絲鎖定</w:t>
            </w:r>
            <w:r w:rsidRPr="00237D86">
              <w:rPr>
                <w:rFonts w:asciiTheme="minorEastAsia" w:hAnsiTheme="minorEastAsia" w:hint="eastAsia"/>
              </w:rPr>
              <w:t>。</w:t>
            </w:r>
          </w:p>
          <w:p w:rsidR="00485E55" w:rsidRDefault="00485E55" w:rsidP="009A0554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2.確認</w:t>
            </w:r>
            <w:proofErr w:type="gramStart"/>
            <w:r>
              <w:rPr>
                <w:rFonts w:asciiTheme="minorEastAsia" w:hAnsiTheme="minorEastAsia" w:hint="eastAsia"/>
              </w:rPr>
              <w:t>控制盤外漆</w:t>
            </w:r>
            <w:proofErr w:type="gramEnd"/>
            <w:r>
              <w:rPr>
                <w:rFonts w:asciiTheme="minorEastAsia" w:hAnsiTheme="minorEastAsia" w:hint="eastAsia"/>
              </w:rPr>
              <w:t>的穩定性</w:t>
            </w:r>
            <w:r w:rsidRPr="00237D86">
              <w:rPr>
                <w:rFonts w:asciiTheme="minorEastAsia" w:hAnsiTheme="minorEastAsia" w:hint="eastAsia"/>
              </w:rPr>
              <w:t>，</w:t>
            </w:r>
            <w:r>
              <w:rPr>
                <w:rFonts w:asciiTheme="minorEastAsia" w:hAnsiTheme="minorEastAsia" w:hint="eastAsia"/>
              </w:rPr>
              <w:t>及旋鈕的使用期限值</w:t>
            </w:r>
            <w:r w:rsidRPr="00237D86">
              <w:rPr>
                <w:rFonts w:asciiTheme="minorEastAsia" w:hAnsiTheme="minorEastAsia" w:hint="eastAsia"/>
              </w:rPr>
              <w:t>。</w:t>
            </w:r>
          </w:p>
          <w:p w:rsidR="00485E55" w:rsidRPr="00237D86" w:rsidRDefault="00485E55" w:rsidP="009A0554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3.確認控制盤</w:t>
            </w:r>
            <w:r w:rsidR="00632080">
              <w:rPr>
                <w:rFonts w:asciiTheme="minorEastAsia" w:hAnsiTheme="minorEastAsia" w:hint="eastAsia"/>
              </w:rPr>
              <w:t>是否能提供</w:t>
            </w:r>
            <w:r>
              <w:rPr>
                <w:rFonts w:asciiTheme="minorEastAsia" w:hAnsiTheme="minorEastAsia" w:hint="eastAsia"/>
              </w:rPr>
              <w:t>防水功能</w:t>
            </w:r>
            <w:r w:rsidRPr="00237D86">
              <w:rPr>
                <w:rFonts w:asciiTheme="minorEastAsia" w:hAnsiTheme="minorEastAsia" w:hint="eastAsia"/>
              </w:rPr>
              <w:t>。</w:t>
            </w:r>
          </w:p>
        </w:tc>
      </w:tr>
    </w:tbl>
    <w:p w:rsidR="00B15CA8" w:rsidRPr="00E55415" w:rsidRDefault="00B15CA8" w:rsidP="003629CD">
      <w:pPr>
        <w:widowControl/>
        <w:shd w:val="clear" w:color="auto" w:fill="FFFFFF"/>
      </w:pPr>
    </w:p>
    <w:sectPr w:rsidR="00B15CA8" w:rsidRPr="00E55415" w:rsidSect="00535697">
      <w:headerReference w:type="default" r:id="rId9"/>
      <w:footerReference w:type="default" r:id="rId10"/>
      <w:pgSz w:w="11906" w:h="16838"/>
      <w:pgMar w:top="1440" w:right="1080" w:bottom="1440" w:left="1080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3EA6" w:rsidRDefault="00CB3EA6" w:rsidP="00F527FE">
      <w:r>
        <w:separator/>
      </w:r>
    </w:p>
  </w:endnote>
  <w:endnote w:type="continuationSeparator" w:id="0">
    <w:p w:rsidR="00CB3EA6" w:rsidRDefault="00CB3EA6" w:rsidP="00F527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2535912"/>
      <w:docPartObj>
        <w:docPartGallery w:val="Page Numbers (Bottom of Page)"/>
        <w:docPartUnique/>
      </w:docPartObj>
    </w:sdtPr>
    <w:sdtEndPr/>
    <w:sdtContent>
      <w:p w:rsidR="00204D65" w:rsidRDefault="0091620C" w:rsidP="00204D65">
        <w:pPr>
          <w:pStyle w:val="a5"/>
          <w:wordWrap w:val="0"/>
          <w:jc w:val="right"/>
        </w:pPr>
        <w:r>
          <w:fldChar w:fldCharType="begin"/>
        </w:r>
        <w:r w:rsidR="00BF0420">
          <w:instrText xml:space="preserve"> PAGE   \* MERGEFORMAT </w:instrText>
        </w:r>
        <w:r>
          <w:fldChar w:fldCharType="separate"/>
        </w:r>
        <w:r w:rsidR="00A36506" w:rsidRPr="00A36506">
          <w:rPr>
            <w:noProof/>
            <w:lang w:val="zh-TW"/>
          </w:rPr>
          <w:t>4</w:t>
        </w:r>
        <w:r>
          <w:rPr>
            <w:noProof/>
            <w:lang w:val="zh-TW"/>
          </w:rPr>
          <w:fldChar w:fldCharType="end"/>
        </w:r>
      </w:p>
    </w:sdtContent>
  </w:sdt>
  <w:p w:rsidR="008733EA" w:rsidRDefault="008733EA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3EA6" w:rsidRDefault="00CB3EA6" w:rsidP="00F527FE">
      <w:r>
        <w:separator/>
      </w:r>
    </w:p>
  </w:footnote>
  <w:footnote w:type="continuationSeparator" w:id="0">
    <w:p w:rsidR="00CB3EA6" w:rsidRDefault="00CB3EA6" w:rsidP="00F527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5697" w:rsidRDefault="00535697">
    <w:pPr>
      <w:pStyle w:val="a3"/>
    </w:pPr>
    <w:r>
      <w:rPr>
        <w:rFonts w:hint="eastAsia"/>
      </w:rPr>
      <w:t>台北捷運環狀線</w:t>
    </w:r>
    <w:r>
      <w:rPr>
        <w:rFonts w:hint="eastAsia"/>
      </w:rPr>
      <w:t>(</w:t>
    </w:r>
    <w:r>
      <w:rPr>
        <w:rFonts w:hint="eastAsia"/>
      </w:rPr>
      <w:t>第一階段</w:t>
    </w:r>
    <w:r>
      <w:rPr>
        <w:rFonts w:hint="eastAsia"/>
      </w:rPr>
      <w:t>)</w:t>
    </w:r>
    <w:r w:rsidRPr="00535697">
      <w:rPr>
        <w:rFonts w:hint="eastAsia"/>
      </w:rPr>
      <w:t>通訊系統</w:t>
    </w:r>
    <w:r>
      <w:rPr>
        <w:rFonts w:hint="eastAsia"/>
      </w:rPr>
      <w:t>-</w:t>
    </w:r>
    <w:r w:rsidRPr="00535697">
      <w:rPr>
        <w:rFonts w:hint="eastAsia"/>
      </w:rPr>
      <w:t>通訊多功能操作台</w:t>
    </w:r>
    <w:r>
      <w:rPr>
        <w:rFonts w:hint="eastAsia"/>
      </w:rPr>
      <w:t>-</w:t>
    </w:r>
    <w:r w:rsidRPr="00535697">
      <w:rPr>
        <w:rFonts w:hint="eastAsia"/>
      </w:rPr>
      <w:t>操作畫面規劃</w:t>
    </w:r>
    <w:r w:rsidR="00AE08C2">
      <w:rPr>
        <w:rFonts w:hint="eastAsia"/>
      </w:rPr>
      <w:t xml:space="preserve"> 201</w:t>
    </w:r>
    <w:r w:rsidR="00485E55">
      <w:rPr>
        <w:rFonts w:hint="eastAsia"/>
      </w:rPr>
      <w:t>0.07.03</w:t>
    </w:r>
    <w:r w:rsidRPr="00535697">
      <w:rPr>
        <w:rFonts w:hint="eastAsia"/>
      </w:rPr>
      <w:t>會議意見清單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E51695"/>
    <w:multiLevelType w:val="multilevel"/>
    <w:tmpl w:val="0C74126E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80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28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32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3600"/>
      </w:pPr>
      <w:rPr>
        <w:rFonts w:hint="default"/>
      </w:rPr>
    </w:lvl>
  </w:abstractNum>
  <w:abstractNum w:abstractNumId="1" w15:restartNumberingAfterBreak="0">
    <w:nsid w:val="3DA227A0"/>
    <w:multiLevelType w:val="hybridMultilevel"/>
    <w:tmpl w:val="71AC60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12B457E"/>
    <w:multiLevelType w:val="hybridMultilevel"/>
    <w:tmpl w:val="71AC60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C3A5AE2"/>
    <w:multiLevelType w:val="hybridMultilevel"/>
    <w:tmpl w:val="71AC60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IsaacHsu">
    <w15:presenceInfo w15:providerId="None" w15:userId="IsaacHsu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trackRevision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527FE"/>
    <w:rsid w:val="00003051"/>
    <w:rsid w:val="000100DB"/>
    <w:rsid w:val="0001192F"/>
    <w:rsid w:val="00021949"/>
    <w:rsid w:val="00026441"/>
    <w:rsid w:val="00030891"/>
    <w:rsid w:val="00033489"/>
    <w:rsid w:val="000350D4"/>
    <w:rsid w:val="00041577"/>
    <w:rsid w:val="000666AD"/>
    <w:rsid w:val="000670AA"/>
    <w:rsid w:val="00076C50"/>
    <w:rsid w:val="0007739E"/>
    <w:rsid w:val="000B127C"/>
    <w:rsid w:val="000B1A43"/>
    <w:rsid w:val="000B1C5B"/>
    <w:rsid w:val="000C1541"/>
    <w:rsid w:val="000D2DB7"/>
    <w:rsid w:val="000D4E71"/>
    <w:rsid w:val="000D5F7B"/>
    <w:rsid w:val="000D619B"/>
    <w:rsid w:val="000D7AB8"/>
    <w:rsid w:val="000E6AFC"/>
    <w:rsid w:val="000F34AC"/>
    <w:rsid w:val="000F5268"/>
    <w:rsid w:val="001025C1"/>
    <w:rsid w:val="00116DCC"/>
    <w:rsid w:val="001312C1"/>
    <w:rsid w:val="0013734F"/>
    <w:rsid w:val="0013738D"/>
    <w:rsid w:val="00174E62"/>
    <w:rsid w:val="00177BB6"/>
    <w:rsid w:val="00183398"/>
    <w:rsid w:val="00186416"/>
    <w:rsid w:val="00191693"/>
    <w:rsid w:val="00196B7C"/>
    <w:rsid w:val="001B0A3C"/>
    <w:rsid w:val="001D2A0D"/>
    <w:rsid w:val="00200CFB"/>
    <w:rsid w:val="00204111"/>
    <w:rsid w:val="00204D65"/>
    <w:rsid w:val="00222B1B"/>
    <w:rsid w:val="002466F1"/>
    <w:rsid w:val="002622A9"/>
    <w:rsid w:val="002647D6"/>
    <w:rsid w:val="002659DC"/>
    <w:rsid w:val="00266C39"/>
    <w:rsid w:val="00274614"/>
    <w:rsid w:val="00275A84"/>
    <w:rsid w:val="00285C94"/>
    <w:rsid w:val="002933C9"/>
    <w:rsid w:val="00296977"/>
    <w:rsid w:val="00297774"/>
    <w:rsid w:val="002A15D8"/>
    <w:rsid w:val="002A1F84"/>
    <w:rsid w:val="002A56E8"/>
    <w:rsid w:val="002A7D67"/>
    <w:rsid w:val="002B78DD"/>
    <w:rsid w:val="002C5330"/>
    <w:rsid w:val="002C79BF"/>
    <w:rsid w:val="002D7CCF"/>
    <w:rsid w:val="002E1F09"/>
    <w:rsid w:val="002E2EA1"/>
    <w:rsid w:val="002F3075"/>
    <w:rsid w:val="002F794B"/>
    <w:rsid w:val="0030565A"/>
    <w:rsid w:val="003069E4"/>
    <w:rsid w:val="003205DF"/>
    <w:rsid w:val="00324256"/>
    <w:rsid w:val="003352CF"/>
    <w:rsid w:val="003402D0"/>
    <w:rsid w:val="00351816"/>
    <w:rsid w:val="003629CD"/>
    <w:rsid w:val="003640D7"/>
    <w:rsid w:val="00371B89"/>
    <w:rsid w:val="003873EC"/>
    <w:rsid w:val="003A37A2"/>
    <w:rsid w:val="003A6865"/>
    <w:rsid w:val="003B7C97"/>
    <w:rsid w:val="003E1089"/>
    <w:rsid w:val="0040056A"/>
    <w:rsid w:val="00401763"/>
    <w:rsid w:val="00401C1D"/>
    <w:rsid w:val="0040322E"/>
    <w:rsid w:val="00404FFD"/>
    <w:rsid w:val="00432A9A"/>
    <w:rsid w:val="00436713"/>
    <w:rsid w:val="00437A48"/>
    <w:rsid w:val="00463484"/>
    <w:rsid w:val="00473C1F"/>
    <w:rsid w:val="00476CEA"/>
    <w:rsid w:val="00485E55"/>
    <w:rsid w:val="00485F46"/>
    <w:rsid w:val="004908F6"/>
    <w:rsid w:val="004913BB"/>
    <w:rsid w:val="004937F4"/>
    <w:rsid w:val="00494DA8"/>
    <w:rsid w:val="004A04A7"/>
    <w:rsid w:val="004C3259"/>
    <w:rsid w:val="004C44EB"/>
    <w:rsid w:val="004C7F02"/>
    <w:rsid w:val="004D7993"/>
    <w:rsid w:val="004E534C"/>
    <w:rsid w:val="004F023C"/>
    <w:rsid w:val="0051308F"/>
    <w:rsid w:val="005233F2"/>
    <w:rsid w:val="00527DE6"/>
    <w:rsid w:val="00535697"/>
    <w:rsid w:val="00540BB6"/>
    <w:rsid w:val="00564A0E"/>
    <w:rsid w:val="00570200"/>
    <w:rsid w:val="005723BB"/>
    <w:rsid w:val="00582679"/>
    <w:rsid w:val="005A6F67"/>
    <w:rsid w:val="005A75CA"/>
    <w:rsid w:val="005E58C2"/>
    <w:rsid w:val="005F20BA"/>
    <w:rsid w:val="005F7CA9"/>
    <w:rsid w:val="00600B88"/>
    <w:rsid w:val="00620DC7"/>
    <w:rsid w:val="00626274"/>
    <w:rsid w:val="00632080"/>
    <w:rsid w:val="00640A5E"/>
    <w:rsid w:val="00640E07"/>
    <w:rsid w:val="00666861"/>
    <w:rsid w:val="00667BBE"/>
    <w:rsid w:val="00677A45"/>
    <w:rsid w:val="006976C3"/>
    <w:rsid w:val="006A1E04"/>
    <w:rsid w:val="006A22B3"/>
    <w:rsid w:val="006B5920"/>
    <w:rsid w:val="006B5E01"/>
    <w:rsid w:val="006B5F5B"/>
    <w:rsid w:val="006D17A4"/>
    <w:rsid w:val="006D1F54"/>
    <w:rsid w:val="006F3903"/>
    <w:rsid w:val="007221D4"/>
    <w:rsid w:val="007367B9"/>
    <w:rsid w:val="00745B92"/>
    <w:rsid w:val="00775264"/>
    <w:rsid w:val="00786E1E"/>
    <w:rsid w:val="007F7B1C"/>
    <w:rsid w:val="00800E2E"/>
    <w:rsid w:val="00815991"/>
    <w:rsid w:val="00831F02"/>
    <w:rsid w:val="00832E17"/>
    <w:rsid w:val="0083690E"/>
    <w:rsid w:val="0084074B"/>
    <w:rsid w:val="00855527"/>
    <w:rsid w:val="00855F54"/>
    <w:rsid w:val="00872E42"/>
    <w:rsid w:val="008733EA"/>
    <w:rsid w:val="0087373B"/>
    <w:rsid w:val="00873AE7"/>
    <w:rsid w:val="00884AD7"/>
    <w:rsid w:val="008853BC"/>
    <w:rsid w:val="008863ED"/>
    <w:rsid w:val="00892D3C"/>
    <w:rsid w:val="008B4703"/>
    <w:rsid w:val="008D0EF2"/>
    <w:rsid w:val="008D36CF"/>
    <w:rsid w:val="008E407D"/>
    <w:rsid w:val="0090229B"/>
    <w:rsid w:val="00906CDA"/>
    <w:rsid w:val="0091620C"/>
    <w:rsid w:val="00921EDF"/>
    <w:rsid w:val="00922E54"/>
    <w:rsid w:val="009276FE"/>
    <w:rsid w:val="00930002"/>
    <w:rsid w:val="00942FAB"/>
    <w:rsid w:val="00950AB2"/>
    <w:rsid w:val="00950C35"/>
    <w:rsid w:val="00953742"/>
    <w:rsid w:val="0095674F"/>
    <w:rsid w:val="009571F1"/>
    <w:rsid w:val="009672E6"/>
    <w:rsid w:val="009710B2"/>
    <w:rsid w:val="00977C7A"/>
    <w:rsid w:val="00987E66"/>
    <w:rsid w:val="00991C2D"/>
    <w:rsid w:val="009A3CF5"/>
    <w:rsid w:val="009A65ED"/>
    <w:rsid w:val="009B0F5C"/>
    <w:rsid w:val="009B52C9"/>
    <w:rsid w:val="009C0DEA"/>
    <w:rsid w:val="009C18A5"/>
    <w:rsid w:val="009C1B53"/>
    <w:rsid w:val="009F09B7"/>
    <w:rsid w:val="00A0355B"/>
    <w:rsid w:val="00A035BB"/>
    <w:rsid w:val="00A068B5"/>
    <w:rsid w:val="00A13104"/>
    <w:rsid w:val="00A235E4"/>
    <w:rsid w:val="00A35CAF"/>
    <w:rsid w:val="00A36506"/>
    <w:rsid w:val="00A433FF"/>
    <w:rsid w:val="00A476BA"/>
    <w:rsid w:val="00A47EA0"/>
    <w:rsid w:val="00A53D85"/>
    <w:rsid w:val="00A609EE"/>
    <w:rsid w:val="00A637C1"/>
    <w:rsid w:val="00A646AA"/>
    <w:rsid w:val="00A66EA0"/>
    <w:rsid w:val="00A711C0"/>
    <w:rsid w:val="00A77041"/>
    <w:rsid w:val="00A8209B"/>
    <w:rsid w:val="00A86F98"/>
    <w:rsid w:val="00A951EF"/>
    <w:rsid w:val="00AA0926"/>
    <w:rsid w:val="00AB5F95"/>
    <w:rsid w:val="00AB6A38"/>
    <w:rsid w:val="00AC7014"/>
    <w:rsid w:val="00AD05A5"/>
    <w:rsid w:val="00AE08C2"/>
    <w:rsid w:val="00AE3114"/>
    <w:rsid w:val="00AE45E1"/>
    <w:rsid w:val="00AF36DE"/>
    <w:rsid w:val="00AF3A26"/>
    <w:rsid w:val="00B15CA8"/>
    <w:rsid w:val="00B25202"/>
    <w:rsid w:val="00B35758"/>
    <w:rsid w:val="00B51B72"/>
    <w:rsid w:val="00B57BB2"/>
    <w:rsid w:val="00B70438"/>
    <w:rsid w:val="00B73B71"/>
    <w:rsid w:val="00B818C0"/>
    <w:rsid w:val="00B83F82"/>
    <w:rsid w:val="00B97C6E"/>
    <w:rsid w:val="00BB2336"/>
    <w:rsid w:val="00BB6D16"/>
    <w:rsid w:val="00BC3110"/>
    <w:rsid w:val="00BF0420"/>
    <w:rsid w:val="00C054B8"/>
    <w:rsid w:val="00C1258B"/>
    <w:rsid w:val="00C13806"/>
    <w:rsid w:val="00C46EC8"/>
    <w:rsid w:val="00C56297"/>
    <w:rsid w:val="00C8334F"/>
    <w:rsid w:val="00C9352F"/>
    <w:rsid w:val="00C95B42"/>
    <w:rsid w:val="00C963E8"/>
    <w:rsid w:val="00CB3EA6"/>
    <w:rsid w:val="00CC16AA"/>
    <w:rsid w:val="00CD48AE"/>
    <w:rsid w:val="00CD5E13"/>
    <w:rsid w:val="00CE4666"/>
    <w:rsid w:val="00CF258A"/>
    <w:rsid w:val="00D10040"/>
    <w:rsid w:val="00D27B24"/>
    <w:rsid w:val="00D305D4"/>
    <w:rsid w:val="00D43EA8"/>
    <w:rsid w:val="00D47D80"/>
    <w:rsid w:val="00D5266E"/>
    <w:rsid w:val="00D54B1D"/>
    <w:rsid w:val="00D83847"/>
    <w:rsid w:val="00D92DF5"/>
    <w:rsid w:val="00DB1279"/>
    <w:rsid w:val="00DC2B8B"/>
    <w:rsid w:val="00DE1F13"/>
    <w:rsid w:val="00E05043"/>
    <w:rsid w:val="00E11A2A"/>
    <w:rsid w:val="00E1232F"/>
    <w:rsid w:val="00E21863"/>
    <w:rsid w:val="00E233AA"/>
    <w:rsid w:val="00E26C76"/>
    <w:rsid w:val="00E26D4F"/>
    <w:rsid w:val="00E31E22"/>
    <w:rsid w:val="00E358E6"/>
    <w:rsid w:val="00E45796"/>
    <w:rsid w:val="00E5054E"/>
    <w:rsid w:val="00E55415"/>
    <w:rsid w:val="00E63942"/>
    <w:rsid w:val="00E767F1"/>
    <w:rsid w:val="00E812A9"/>
    <w:rsid w:val="00E9771A"/>
    <w:rsid w:val="00EA196A"/>
    <w:rsid w:val="00EA1B01"/>
    <w:rsid w:val="00EA4B85"/>
    <w:rsid w:val="00EB00EA"/>
    <w:rsid w:val="00EC424B"/>
    <w:rsid w:val="00EC6615"/>
    <w:rsid w:val="00EE2E2C"/>
    <w:rsid w:val="00EE66B4"/>
    <w:rsid w:val="00F15343"/>
    <w:rsid w:val="00F22D84"/>
    <w:rsid w:val="00F251BC"/>
    <w:rsid w:val="00F4088A"/>
    <w:rsid w:val="00F40DFC"/>
    <w:rsid w:val="00F42A16"/>
    <w:rsid w:val="00F4307D"/>
    <w:rsid w:val="00F527FE"/>
    <w:rsid w:val="00F53BB4"/>
    <w:rsid w:val="00F57F4B"/>
    <w:rsid w:val="00F7285F"/>
    <w:rsid w:val="00F80A68"/>
    <w:rsid w:val="00F83D6C"/>
    <w:rsid w:val="00F84854"/>
    <w:rsid w:val="00F92B17"/>
    <w:rsid w:val="00F9705B"/>
    <w:rsid w:val="00F9739B"/>
    <w:rsid w:val="00FA7B15"/>
    <w:rsid w:val="00FB0525"/>
    <w:rsid w:val="00FC1909"/>
    <w:rsid w:val="00FD3CFE"/>
    <w:rsid w:val="00FE5558"/>
    <w:rsid w:val="00FF42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CE38B12-E4BD-4C39-B8AC-9E5CC166F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407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2E17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527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527F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527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527FE"/>
    <w:rPr>
      <w:sz w:val="20"/>
      <w:szCs w:val="20"/>
    </w:rPr>
  </w:style>
  <w:style w:type="table" w:styleId="a7">
    <w:name w:val="Table Grid"/>
    <w:basedOn w:val="a1"/>
    <w:uiPriority w:val="59"/>
    <w:rsid w:val="00F527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2E1F09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2E1F09"/>
  </w:style>
  <w:style w:type="character" w:customStyle="1" w:styleId="aa">
    <w:name w:val="註解文字 字元"/>
    <w:basedOn w:val="a0"/>
    <w:link w:val="a9"/>
    <w:uiPriority w:val="99"/>
    <w:semiHidden/>
    <w:rsid w:val="002E1F09"/>
  </w:style>
  <w:style w:type="paragraph" w:styleId="ab">
    <w:name w:val="annotation subject"/>
    <w:basedOn w:val="a9"/>
    <w:next w:val="a9"/>
    <w:link w:val="ac"/>
    <w:uiPriority w:val="99"/>
    <w:semiHidden/>
    <w:unhideWhenUsed/>
    <w:rsid w:val="002E1F09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2E1F09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2E1F09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0"/>
    <w:link w:val="ad"/>
    <w:uiPriority w:val="99"/>
    <w:semiHidden/>
    <w:rsid w:val="002E1F09"/>
    <w:rPr>
      <w:rFonts w:asciiTheme="majorHAnsi" w:eastAsiaTheme="majorEastAsia" w:hAnsiTheme="majorHAnsi" w:cstheme="majorBidi"/>
      <w:sz w:val="18"/>
      <w:szCs w:val="18"/>
    </w:rPr>
  </w:style>
  <w:style w:type="paragraph" w:styleId="af">
    <w:name w:val="List Paragraph"/>
    <w:basedOn w:val="a"/>
    <w:uiPriority w:val="34"/>
    <w:qFormat/>
    <w:rsid w:val="00E26D4F"/>
    <w:pPr>
      <w:ind w:leftChars="200" w:left="480"/>
    </w:pPr>
  </w:style>
  <w:style w:type="paragraph" w:styleId="af0">
    <w:name w:val="Revision"/>
    <w:hidden/>
    <w:uiPriority w:val="99"/>
    <w:semiHidden/>
    <w:rsid w:val="00E45796"/>
  </w:style>
  <w:style w:type="character" w:customStyle="1" w:styleId="10">
    <w:name w:val="標題 1 字元"/>
    <w:basedOn w:val="a0"/>
    <w:link w:val="1"/>
    <w:uiPriority w:val="9"/>
    <w:rsid w:val="00832E17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f1">
    <w:name w:val="TOC Heading"/>
    <w:basedOn w:val="1"/>
    <w:next w:val="a"/>
    <w:uiPriority w:val="39"/>
    <w:semiHidden/>
    <w:unhideWhenUsed/>
    <w:qFormat/>
    <w:rsid w:val="00832E17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041577"/>
  </w:style>
  <w:style w:type="character" w:styleId="af2">
    <w:name w:val="Hyperlink"/>
    <w:basedOn w:val="a0"/>
    <w:uiPriority w:val="99"/>
    <w:unhideWhenUsed/>
    <w:rsid w:val="00041577"/>
    <w:rPr>
      <w:color w:val="0000FF" w:themeColor="hyperlink"/>
      <w:u w:val="single"/>
    </w:rPr>
  </w:style>
  <w:style w:type="character" w:styleId="af3">
    <w:name w:val="Placeholder Text"/>
    <w:basedOn w:val="a0"/>
    <w:uiPriority w:val="99"/>
    <w:semiHidden/>
    <w:rsid w:val="00A77041"/>
    <w:rPr>
      <w:color w:val="808080"/>
    </w:rPr>
  </w:style>
  <w:style w:type="paragraph" w:styleId="af4">
    <w:name w:val="Document Map"/>
    <w:basedOn w:val="a"/>
    <w:link w:val="af5"/>
    <w:uiPriority w:val="99"/>
    <w:semiHidden/>
    <w:unhideWhenUsed/>
    <w:rsid w:val="00831F02"/>
    <w:rPr>
      <w:rFonts w:ascii="新細明體" w:eastAsia="新細明體"/>
      <w:sz w:val="18"/>
      <w:szCs w:val="18"/>
    </w:rPr>
  </w:style>
  <w:style w:type="character" w:customStyle="1" w:styleId="af5">
    <w:name w:val="文件引導模式 字元"/>
    <w:basedOn w:val="a0"/>
    <w:link w:val="af4"/>
    <w:uiPriority w:val="99"/>
    <w:semiHidden/>
    <w:rsid w:val="00831F02"/>
    <w:rPr>
      <w:rFonts w:ascii="新細明體" w:eastAsia="新細明體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69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5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1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1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8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0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03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2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2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5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8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0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8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8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2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7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6DD6783-9243-4252-966B-4B1736625F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EE22EC7-0A19-4CF3-BBA6-131E8FCE6A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277</Words>
  <Characters>1582</Characters>
  <Application>Microsoft Office Word</Application>
  <DocSecurity>0</DocSecurity>
  <Lines>13</Lines>
  <Paragraphs>3</Paragraphs>
  <ScaleCrop>false</ScaleCrop>
  <Company>Hewlett-Packard</Company>
  <LinksUpToDate>false</LinksUpToDate>
  <CharactersWithSpaces>1856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M08437</dc:creator>
  <cp:lastModifiedBy>IsaacHsu</cp:lastModifiedBy>
  <cp:revision>5</cp:revision>
  <dcterms:created xsi:type="dcterms:W3CDTF">2015-07-06T09:11:00Z</dcterms:created>
  <dcterms:modified xsi:type="dcterms:W3CDTF">2015-07-06T09:47:00Z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oogle.Documents.Tracking">
    <vt:lpwstr>false</vt:lpwstr>
  </property>
  <property fmtid="{D5CDD505-2E9C-101B-9397-08002B2CF9AE}" pid="3" name="Google.Documents.DocumentId">
    <vt:lpwstr>14rXo8_UsES3TYcqq4raKyWiX0LEKKhNMmTe6_xy-mfc</vt:lpwstr>
  </property>
  <property fmtid="{D5CDD505-2E9C-101B-9397-08002B2CF9AE}" pid="4" name="Google.Documents.RevisionId">
    <vt:lpwstr>14681387437481845031</vt:lpwstr>
  </property>
  <property fmtid="{D5CDD505-2E9C-101B-9397-08002B2CF9AE}" pid="5" name="Google.Documents.PreviousRevisionId">
    <vt:lpwstr>11867436263664460324</vt:lpwstr>
  </property>
  <property fmtid="{D5CDD505-2E9C-101B-9397-08002B2CF9AE}" pid="6" name="Google.Documents.PluginVersion">
    <vt:lpwstr>2.0.2662.553</vt:lpwstr>
  </property>
  <property fmtid="{D5CDD505-2E9C-101B-9397-08002B2CF9AE}" pid="7" name="Google.Documents.MergeIncapabilityFlags">
    <vt:i4>0</vt:i4>
  </property>
</Properties>
</file>